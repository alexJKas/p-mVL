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A851CE" w14:textId="1B3A122E" w:rsidR="00C0111F"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Міністерство освіти і науки України</w:t>
      </w:r>
    </w:p>
    <w:p w14:paraId="1DD82184" w14:textId="7ACBB9C4" w:rsidR="00372854" w:rsidRDefault="00372854"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 xml:space="preserve">Чернівецький національний університет </w:t>
      </w:r>
    </w:p>
    <w:p w14:paraId="74A29C92" w14:textId="151D806D" w:rsidR="00372854" w:rsidRDefault="006A7B1B" w:rsidP="00372854">
      <w:pPr>
        <w:shd w:val="clear" w:color="auto" w:fill="FFFFF0"/>
        <w:spacing w:after="0" w:line="360" w:lineRule="auto"/>
        <w:jc w:val="center"/>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і</w:t>
      </w:r>
      <w:r w:rsidR="00372854">
        <w:rPr>
          <w:rFonts w:ascii="Times New Roman" w:eastAsia="Times New Roman" w:hAnsi="Times New Roman" w:cs="Times New Roman"/>
          <w:b/>
          <w:bCs/>
          <w:sz w:val="28"/>
          <w:szCs w:val="28"/>
          <w:lang w:val="uk-UA"/>
        </w:rPr>
        <w:t>мені Юрія Федьковича</w:t>
      </w:r>
    </w:p>
    <w:p w14:paraId="51B00D8F" w14:textId="6A05161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rPr>
      </w:pPr>
    </w:p>
    <w:p w14:paraId="569C1AF9" w14:textId="345EE4B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Інститу</w:t>
      </w:r>
      <w:r>
        <w:rPr>
          <w:rFonts w:ascii="Times New Roman" w:eastAsia="Times New Roman" w:hAnsi="Times New Roman" w:cs="Times New Roman"/>
          <w:sz w:val="28"/>
          <w:szCs w:val="28"/>
          <w:lang w:val="uk-UA"/>
        </w:rPr>
        <w:t>т</w:t>
      </w:r>
      <w:r w:rsidRPr="00372854">
        <w:rPr>
          <w:rFonts w:ascii="Times New Roman" w:eastAsia="Times New Roman" w:hAnsi="Times New Roman" w:cs="Times New Roman"/>
          <w:sz w:val="28"/>
          <w:szCs w:val="28"/>
          <w:lang w:val="uk-UA"/>
        </w:rPr>
        <w:t xml:space="preserve"> фізико-технічних та комп’ютерних наук</w:t>
      </w:r>
    </w:p>
    <w:p w14:paraId="69099F38" w14:textId="52DEBC78" w:rsidR="00372854" w:rsidRPr="00372854" w:rsidRDefault="00372854" w:rsidP="00372854">
      <w:pPr>
        <w:shd w:val="clear" w:color="auto" w:fill="FFFFF0"/>
        <w:spacing w:after="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Кафедра інформаційних технологій та комп’ютерної фізики</w:t>
      </w:r>
    </w:p>
    <w:p w14:paraId="5DE2A98E"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p>
    <w:p w14:paraId="2F079409" w14:textId="77777777" w:rsid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p>
    <w:p w14:paraId="3D4C7FAB" w14:textId="5B8F99AE"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72854">
        <w:rPr>
          <w:rFonts w:ascii="Times New Roman" w:eastAsia="Times New Roman" w:hAnsi="Times New Roman" w:cs="Times New Roman"/>
          <w:b/>
          <w:bCs/>
          <w:sz w:val="28"/>
          <w:szCs w:val="28"/>
          <w:lang w:val="uk-UA"/>
        </w:rPr>
        <w:t>Курсова робота</w:t>
      </w:r>
    </w:p>
    <w:p w14:paraId="3ACA8F2D" w14:textId="77777777"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72854">
        <w:rPr>
          <w:rFonts w:ascii="Times New Roman" w:eastAsia="Times New Roman" w:hAnsi="Times New Roman" w:cs="Times New Roman"/>
          <w:b/>
          <w:bCs/>
          <w:sz w:val="28"/>
          <w:szCs w:val="28"/>
          <w:lang w:val="uk-UA"/>
        </w:rPr>
        <w:t>на тему</w:t>
      </w:r>
    </w:p>
    <w:p w14:paraId="5EABB032" w14:textId="77777777" w:rsidR="00372854" w:rsidRPr="00372854" w:rsidRDefault="00372854" w:rsidP="00372854">
      <w:pPr>
        <w:shd w:val="clear" w:color="auto" w:fill="FFFFF0"/>
        <w:spacing w:after="150" w:line="360" w:lineRule="auto"/>
        <w:jc w:val="center"/>
        <w:rPr>
          <w:rFonts w:ascii="Times New Roman" w:hAnsi="Times New Roman" w:cs="Times New Roman"/>
          <w:b/>
          <w:bCs/>
          <w:sz w:val="36"/>
          <w:szCs w:val="36"/>
          <w:lang w:val="uk-UA"/>
        </w:rPr>
      </w:pPr>
      <w:r w:rsidRPr="00372854">
        <w:rPr>
          <w:rFonts w:ascii="Times New Roman" w:hAnsi="Times New Roman" w:cs="Times New Roman"/>
          <w:b/>
          <w:bCs/>
          <w:sz w:val="36"/>
          <w:szCs w:val="36"/>
          <w:lang w:val="uk-UA"/>
        </w:rPr>
        <w:t>Створення середовища для моделювання різних</w:t>
      </w:r>
    </w:p>
    <w:p w14:paraId="4665F287" w14:textId="5FECF59D" w:rsidR="00372854" w:rsidRPr="00372854" w:rsidRDefault="00372854" w:rsidP="00372854">
      <w:pPr>
        <w:shd w:val="clear" w:color="auto" w:fill="FFFFF0"/>
        <w:spacing w:after="150" w:line="360" w:lineRule="auto"/>
        <w:jc w:val="center"/>
        <w:rPr>
          <w:rFonts w:ascii="Times New Roman" w:eastAsia="Times New Roman" w:hAnsi="Times New Roman" w:cs="Times New Roman"/>
          <w:b/>
          <w:bCs/>
          <w:sz w:val="36"/>
          <w:szCs w:val="36"/>
          <w:lang w:val="uk-UA"/>
        </w:rPr>
      </w:pPr>
      <w:r w:rsidRPr="00372854">
        <w:rPr>
          <w:rFonts w:ascii="Times New Roman" w:hAnsi="Times New Roman" w:cs="Times New Roman"/>
          <w:b/>
          <w:bCs/>
          <w:sz w:val="36"/>
          <w:szCs w:val="36"/>
          <w:lang w:val="uk-UA"/>
        </w:rPr>
        <w:t>процесів у фізиці</w:t>
      </w:r>
    </w:p>
    <w:p w14:paraId="701691F9" w14:textId="20977EF3" w:rsidR="00C0111F" w:rsidRPr="00372854" w:rsidRDefault="00C0111F" w:rsidP="00C0111F">
      <w:pPr>
        <w:shd w:val="clear" w:color="auto" w:fill="FFFFF0"/>
        <w:spacing w:after="150" w:line="360" w:lineRule="auto"/>
        <w:jc w:val="center"/>
        <w:rPr>
          <w:rFonts w:ascii="Times New Roman" w:eastAsia="Times New Roman" w:hAnsi="Times New Roman" w:cs="Times New Roman"/>
          <w:b/>
          <w:bCs/>
          <w:sz w:val="28"/>
          <w:szCs w:val="28"/>
          <w:lang w:val="uk-UA"/>
        </w:rPr>
      </w:pPr>
    </w:p>
    <w:p w14:paraId="44E5E2F8" w14:textId="42412341" w:rsidR="00372854" w:rsidRPr="00372854" w:rsidRDefault="00372854" w:rsidP="00372854">
      <w:pPr>
        <w:shd w:val="clear" w:color="auto" w:fill="FFFFF0"/>
        <w:spacing w:after="150" w:line="360" w:lineRule="auto"/>
        <w:rPr>
          <w:rFonts w:ascii="Times New Roman" w:eastAsia="Times New Roman" w:hAnsi="Times New Roman" w:cs="Times New Roman"/>
          <w:b/>
          <w:bCs/>
          <w:sz w:val="28"/>
          <w:szCs w:val="28"/>
          <w:lang w:val="uk-UA"/>
        </w:rPr>
      </w:pPr>
    </w:p>
    <w:p w14:paraId="57F24250" w14:textId="76689906"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 xml:space="preserve">Студента 3 курсу </w:t>
      </w:r>
      <w:r w:rsidR="0015192F">
        <w:rPr>
          <w:rFonts w:ascii="Times New Roman" w:eastAsia="Times New Roman" w:hAnsi="Times New Roman" w:cs="Times New Roman"/>
          <w:sz w:val="28"/>
          <w:szCs w:val="28"/>
          <w:lang w:val="en-US"/>
        </w:rPr>
        <w:t>4</w:t>
      </w:r>
      <w:r w:rsidRPr="00372854">
        <w:rPr>
          <w:rFonts w:ascii="Times New Roman" w:eastAsia="Times New Roman" w:hAnsi="Times New Roman" w:cs="Times New Roman"/>
          <w:sz w:val="28"/>
          <w:szCs w:val="28"/>
          <w:lang w:val="uk-UA"/>
        </w:rPr>
        <w:t>11 групи</w:t>
      </w:r>
    </w:p>
    <w:p w14:paraId="0F86487F" w14:textId="11DBF0B3"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спеціальності «Фізика та астрономія»</w:t>
      </w:r>
    </w:p>
    <w:p w14:paraId="3DADB9E0" w14:textId="4F6F1B35" w:rsidR="00372854" w:rsidRPr="000D2462" w:rsidRDefault="00372854" w:rsidP="00F03968">
      <w:pPr>
        <w:shd w:val="clear" w:color="auto" w:fill="FFFFF0"/>
        <w:spacing w:after="0" w:line="360" w:lineRule="auto"/>
        <w:ind w:firstLine="4536"/>
        <w:rPr>
          <w:rFonts w:ascii="Times New Roman" w:eastAsia="Times New Roman" w:hAnsi="Times New Roman" w:cs="Times New Roman"/>
          <w:sz w:val="28"/>
          <w:szCs w:val="28"/>
        </w:rPr>
      </w:pPr>
      <w:proofErr w:type="spellStart"/>
      <w:r w:rsidRPr="00372854">
        <w:rPr>
          <w:rFonts w:ascii="Times New Roman" w:eastAsia="Times New Roman" w:hAnsi="Times New Roman" w:cs="Times New Roman"/>
          <w:sz w:val="28"/>
          <w:szCs w:val="28"/>
          <w:lang w:val="uk-UA"/>
        </w:rPr>
        <w:t>Кас’янчука</w:t>
      </w:r>
      <w:proofErr w:type="spellEnd"/>
      <w:r w:rsidRPr="00372854">
        <w:rPr>
          <w:rFonts w:ascii="Times New Roman" w:eastAsia="Times New Roman" w:hAnsi="Times New Roman" w:cs="Times New Roman"/>
          <w:sz w:val="28"/>
          <w:szCs w:val="28"/>
          <w:lang w:val="uk-UA"/>
        </w:rPr>
        <w:t xml:space="preserve"> О.</w:t>
      </w:r>
      <w:r w:rsidR="000D2462" w:rsidRPr="00060C9C">
        <w:rPr>
          <w:rFonts w:ascii="Times New Roman" w:eastAsia="Times New Roman" w:hAnsi="Times New Roman" w:cs="Times New Roman"/>
          <w:sz w:val="28"/>
          <w:szCs w:val="28"/>
        </w:rPr>
        <w:t xml:space="preserve"> </w:t>
      </w:r>
      <w:r w:rsidR="000D2462">
        <w:rPr>
          <w:rFonts w:ascii="Times New Roman" w:eastAsia="Times New Roman" w:hAnsi="Times New Roman" w:cs="Times New Roman"/>
          <w:sz w:val="28"/>
          <w:szCs w:val="28"/>
        </w:rPr>
        <w:t>І.</w:t>
      </w:r>
    </w:p>
    <w:p w14:paraId="160123AE" w14:textId="44C28D59" w:rsidR="00372854" w:rsidRPr="00372854" w:rsidRDefault="00372854" w:rsidP="00372854">
      <w:pPr>
        <w:shd w:val="clear" w:color="auto" w:fill="FFFFF0"/>
        <w:spacing w:after="150" w:line="360" w:lineRule="auto"/>
        <w:ind w:firstLine="4536"/>
        <w:rPr>
          <w:rFonts w:ascii="Times New Roman" w:eastAsia="Times New Roman" w:hAnsi="Times New Roman" w:cs="Times New Roman"/>
          <w:sz w:val="28"/>
          <w:szCs w:val="28"/>
          <w:lang w:val="uk-UA"/>
        </w:rPr>
      </w:pPr>
    </w:p>
    <w:p w14:paraId="76B55F94" w14:textId="6071C436"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Національна шкала ________________</w:t>
      </w:r>
    </w:p>
    <w:p w14:paraId="675A174B" w14:textId="0E951922" w:rsidR="00372854" w:rsidRPr="00372854" w:rsidRDefault="00372854" w:rsidP="00F03968">
      <w:pPr>
        <w:shd w:val="clear" w:color="auto" w:fill="FFFFF0"/>
        <w:spacing w:after="0" w:line="360" w:lineRule="auto"/>
        <w:ind w:firstLine="4536"/>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 xml:space="preserve">Кількість </w:t>
      </w:r>
      <w:proofErr w:type="spellStart"/>
      <w:r w:rsidRPr="00372854">
        <w:rPr>
          <w:rFonts w:ascii="Times New Roman" w:eastAsia="Times New Roman" w:hAnsi="Times New Roman" w:cs="Times New Roman"/>
          <w:sz w:val="28"/>
          <w:szCs w:val="28"/>
          <w:lang w:val="uk-UA"/>
        </w:rPr>
        <w:t>балів____Оцінка</w:t>
      </w:r>
      <w:proofErr w:type="spellEnd"/>
      <w:r w:rsidRPr="00372854">
        <w:rPr>
          <w:rFonts w:ascii="Times New Roman" w:eastAsia="Times New Roman" w:hAnsi="Times New Roman" w:cs="Times New Roman"/>
          <w:sz w:val="28"/>
          <w:szCs w:val="28"/>
          <w:lang w:val="uk-UA"/>
        </w:rPr>
        <w:t xml:space="preserve"> ECTS_____</w:t>
      </w:r>
    </w:p>
    <w:p w14:paraId="30D2FFE6" w14:textId="29AFD96C" w:rsidR="00372854" w:rsidRPr="00372854" w:rsidRDefault="00372854" w:rsidP="00F03968">
      <w:pPr>
        <w:shd w:val="clear" w:color="auto" w:fill="FFFFF0"/>
        <w:spacing w:after="0" w:line="360" w:lineRule="auto"/>
        <w:jc w:val="center"/>
        <w:rPr>
          <w:rFonts w:ascii="Times New Roman" w:eastAsia="Times New Roman" w:hAnsi="Times New Roman" w:cs="Times New Roman"/>
          <w:sz w:val="28"/>
          <w:szCs w:val="28"/>
          <w:lang w:val="uk-UA"/>
        </w:rPr>
      </w:pPr>
    </w:p>
    <w:p w14:paraId="43FC87EF" w14:textId="729CCDBA" w:rsidR="00372854" w:rsidRPr="00372854" w:rsidRDefault="00372854" w:rsidP="00372854">
      <w:pPr>
        <w:shd w:val="clear" w:color="auto" w:fill="FFFFF0"/>
        <w:spacing w:after="150" w:line="360" w:lineRule="auto"/>
        <w:ind w:firstLine="4536"/>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Зав. Кафедри ІТ</w:t>
      </w:r>
      <w:r>
        <w:rPr>
          <w:rFonts w:ascii="Times New Roman" w:eastAsia="Times New Roman" w:hAnsi="Times New Roman" w:cs="Times New Roman"/>
          <w:sz w:val="28"/>
          <w:szCs w:val="28"/>
          <w:lang w:val="uk-UA"/>
        </w:rPr>
        <w:t>КФ</w:t>
      </w:r>
      <w:r w:rsidRPr="00372854">
        <w:rPr>
          <w:rFonts w:ascii="Times New Roman" w:eastAsia="Times New Roman" w:hAnsi="Times New Roman" w:cs="Times New Roman"/>
          <w:sz w:val="28"/>
          <w:szCs w:val="28"/>
          <w:lang w:val="uk-UA"/>
        </w:rPr>
        <w:t>________</w:t>
      </w:r>
      <w:proofErr w:type="spellStart"/>
      <w:r w:rsidRPr="00372854">
        <w:rPr>
          <w:rFonts w:ascii="Times New Roman" w:eastAsia="Times New Roman" w:hAnsi="Times New Roman" w:cs="Times New Roman"/>
          <w:sz w:val="28"/>
          <w:szCs w:val="28"/>
          <w:lang w:val="uk-UA"/>
        </w:rPr>
        <w:t>Борча</w:t>
      </w:r>
      <w:proofErr w:type="spellEnd"/>
      <w:r w:rsidRPr="00372854">
        <w:rPr>
          <w:rFonts w:ascii="Times New Roman" w:eastAsia="Times New Roman" w:hAnsi="Times New Roman" w:cs="Times New Roman"/>
          <w:sz w:val="28"/>
          <w:szCs w:val="28"/>
          <w:lang w:val="uk-UA"/>
        </w:rPr>
        <w:t xml:space="preserve"> М.Д.</w:t>
      </w:r>
    </w:p>
    <w:p w14:paraId="2A2FD89D"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rPr>
      </w:pPr>
    </w:p>
    <w:p w14:paraId="756C150A" w14:textId="77777777" w:rsidR="00F03968" w:rsidRDefault="00F03968" w:rsidP="00372854">
      <w:pPr>
        <w:shd w:val="clear" w:color="auto" w:fill="FFFFF0"/>
        <w:spacing w:after="150" w:line="360" w:lineRule="auto"/>
        <w:jc w:val="center"/>
        <w:rPr>
          <w:rFonts w:ascii="Times New Roman" w:eastAsia="Times New Roman" w:hAnsi="Times New Roman" w:cs="Times New Roman"/>
          <w:sz w:val="28"/>
          <w:szCs w:val="28"/>
          <w:lang w:val="uk-UA"/>
        </w:rPr>
      </w:pPr>
    </w:p>
    <w:p w14:paraId="2CEAFEDC" w14:textId="0895C9D1" w:rsidR="00C0111F" w:rsidRPr="00372854" w:rsidRDefault="00372854" w:rsidP="00372854">
      <w:pPr>
        <w:shd w:val="clear" w:color="auto" w:fill="FFFFF0"/>
        <w:spacing w:after="150" w:line="360" w:lineRule="auto"/>
        <w:jc w:val="center"/>
        <w:rPr>
          <w:rFonts w:ascii="Times New Roman" w:eastAsia="Times New Roman" w:hAnsi="Times New Roman" w:cs="Times New Roman"/>
          <w:sz w:val="28"/>
          <w:szCs w:val="28"/>
          <w:lang w:val="uk-UA"/>
        </w:rPr>
      </w:pPr>
      <w:r w:rsidRPr="00372854">
        <w:rPr>
          <w:rFonts w:ascii="Times New Roman" w:eastAsia="Times New Roman" w:hAnsi="Times New Roman" w:cs="Times New Roman"/>
          <w:sz w:val="28"/>
          <w:szCs w:val="28"/>
          <w:lang w:val="uk-UA"/>
        </w:rPr>
        <w:t xml:space="preserve">Чернівці </w:t>
      </w:r>
      <w:r>
        <w:rPr>
          <w:rFonts w:ascii="Times New Roman" w:eastAsia="Times New Roman" w:hAnsi="Times New Roman" w:cs="Times New Roman"/>
          <w:sz w:val="28"/>
          <w:szCs w:val="28"/>
          <w:lang w:val="uk-UA"/>
        </w:rPr>
        <w:t>–</w:t>
      </w:r>
      <w:r w:rsidRPr="00372854">
        <w:rPr>
          <w:rFonts w:ascii="Times New Roman" w:eastAsia="Times New Roman" w:hAnsi="Times New Roman" w:cs="Times New Roman"/>
          <w:sz w:val="28"/>
          <w:szCs w:val="28"/>
          <w:lang w:val="uk-UA"/>
        </w:rPr>
        <w:t xml:space="preserve"> 2021</w:t>
      </w:r>
      <w:r w:rsidR="00C0111F" w:rsidRPr="00372854">
        <w:rPr>
          <w:rFonts w:ascii="Times New Roman" w:eastAsia="Times New Roman" w:hAnsi="Times New Roman" w:cs="Times New Roman"/>
          <w:b/>
          <w:bCs/>
          <w:sz w:val="28"/>
          <w:szCs w:val="28"/>
          <w:lang w:val="uk-UA"/>
        </w:rPr>
        <w:br w:type="page"/>
      </w:r>
    </w:p>
    <w:p w14:paraId="0A1BF9B1" w14:textId="77777777" w:rsidR="00C0111F" w:rsidRPr="00CE587F" w:rsidRDefault="00C0111F" w:rsidP="00372854">
      <w:pPr>
        <w:shd w:val="clear" w:color="auto" w:fill="FFFFF0"/>
        <w:spacing w:after="150" w:line="360" w:lineRule="auto"/>
        <w:jc w:val="center"/>
        <w:rPr>
          <w:rFonts w:ascii="Times New Roman" w:eastAsia="Times New Roman" w:hAnsi="Times New Roman" w:cs="Times New Roman"/>
          <w:b/>
          <w:bCs/>
          <w:sz w:val="28"/>
          <w:szCs w:val="28"/>
          <w:lang w:val="uk-UA"/>
        </w:rPr>
      </w:pPr>
      <w:r w:rsidRPr="00391EC0">
        <w:rPr>
          <w:rFonts w:ascii="Times New Roman" w:eastAsia="Times New Roman" w:hAnsi="Times New Roman" w:cs="Times New Roman"/>
          <w:b/>
          <w:bCs/>
          <w:sz w:val="28"/>
          <w:szCs w:val="28"/>
          <w:lang w:val="uk-UA"/>
        </w:rPr>
        <w:lastRenderedPageBreak/>
        <w:t>АНОТАЦІЯ</w:t>
      </w:r>
    </w:p>
    <w:p w14:paraId="6E46A509" w14:textId="77777777" w:rsidR="00C0111F" w:rsidRPr="00CE587F" w:rsidRDefault="00C0111F" w:rsidP="00C0111F">
      <w:pPr>
        <w:shd w:val="clear" w:color="auto" w:fill="FFFFF0"/>
        <w:spacing w:after="0" w:line="360" w:lineRule="auto"/>
        <w:ind w:firstLine="720"/>
        <w:jc w:val="both"/>
        <w:rPr>
          <w:rFonts w:ascii="Times New Roman" w:eastAsia="Times New Roman" w:hAnsi="Times New Roman" w:cs="Times New Roman"/>
          <w:sz w:val="28"/>
          <w:szCs w:val="28"/>
          <w:lang w:val="uk-UA"/>
        </w:rPr>
      </w:pPr>
    </w:p>
    <w:p w14:paraId="27362AC7"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Швидкий розвиток науки, техніки та технологій дає можливість </w:t>
      </w:r>
      <w:r w:rsidRPr="00CE587F">
        <w:rPr>
          <w:rFonts w:ascii="Times New Roman" w:eastAsia="Times New Roman" w:hAnsi="Times New Roman" w:cs="Times New Roman"/>
          <w:sz w:val="28"/>
          <w:szCs w:val="28"/>
          <w:lang w:val="uk-UA"/>
        </w:rPr>
        <w:t>застосовувати під час проведення занять з фізики та астрономії нових інформаційних технологій</w:t>
      </w:r>
      <w:r w:rsidRPr="00CE587F">
        <w:rPr>
          <w:rFonts w:ascii="Times New Roman" w:hAnsi="Times New Roman" w:cs="Times New Roman"/>
          <w:sz w:val="28"/>
          <w:szCs w:val="28"/>
          <w:lang w:val="uk-UA"/>
        </w:rPr>
        <w:t xml:space="preserve">, що </w:t>
      </w:r>
      <w:r w:rsidRPr="00CE587F">
        <w:rPr>
          <w:rFonts w:ascii="Times New Roman" w:eastAsia="Times New Roman" w:hAnsi="Times New Roman" w:cs="Times New Roman"/>
          <w:sz w:val="28"/>
          <w:szCs w:val="28"/>
          <w:lang w:val="uk-UA"/>
        </w:rPr>
        <w:t>дозволяє підвищити інтерес до вивчення предметів природничо-математичного циклу, активізувати їх пізнавальну діяльність, сприяє формуванню наукового світогляду.</w:t>
      </w:r>
    </w:p>
    <w:p w14:paraId="6413EC55" w14:textId="717E58E8"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Щорічне зростання кількості інформації, що має бути засвоєна студентами, потребує від викладачів ВНЗ розробки і впровадження таких засобів, форм і методів навчання, які зменшують непродуктивні витрати часу, прискорюють темп і забезпечують високу якість навчання </w:t>
      </w:r>
      <w:r w:rsidRPr="00EE632D">
        <w:rPr>
          <w:rFonts w:ascii="Times New Roman" w:hAnsi="Times New Roman" w:cs="Times New Roman"/>
          <w:color w:val="000000" w:themeColor="text1"/>
          <w:sz w:val="28"/>
          <w:szCs w:val="28"/>
          <w:lang w:val="uk-UA"/>
        </w:rPr>
        <w:t>[</w:t>
      </w:r>
      <w:r w:rsidR="00EE632D">
        <w:rPr>
          <w:rFonts w:ascii="Times New Roman" w:hAnsi="Times New Roman" w:cs="Times New Roman"/>
          <w:color w:val="000000" w:themeColor="text1"/>
          <w:sz w:val="28"/>
          <w:szCs w:val="28"/>
          <w:lang w:val="uk-UA"/>
        </w:rPr>
        <w:t>4</w:t>
      </w:r>
      <w:r w:rsidRPr="00EE632D">
        <w:rPr>
          <w:rFonts w:ascii="Times New Roman" w:hAnsi="Times New Roman" w:cs="Times New Roman"/>
          <w:color w:val="000000" w:themeColor="text1"/>
          <w:sz w:val="28"/>
          <w:szCs w:val="28"/>
          <w:lang w:val="uk-UA"/>
        </w:rPr>
        <w:t>].</w:t>
      </w:r>
    </w:p>
    <w:p w14:paraId="6B5E6320"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Тому комп’ютерне моделювання реальних та віртуальних фізичних процесів дає можливість більш доступного розкриття фізичних явищ та закономірностей особливо в умовах сучасного світу, зокрема з появою дистанційного навчання.</w:t>
      </w:r>
    </w:p>
    <w:p w14:paraId="1F0DB232" w14:textId="77777777" w:rsidR="00C0111F" w:rsidRPr="00CE587F" w:rsidRDefault="00C0111F" w:rsidP="00C0111F">
      <w:pPr>
        <w:rPr>
          <w:rFonts w:ascii="Times New Roman" w:hAnsi="Times New Roman" w:cs="Times New Roman"/>
          <w:sz w:val="28"/>
          <w:szCs w:val="28"/>
          <w:lang w:val="uk-UA"/>
        </w:rPr>
      </w:pPr>
      <w:r w:rsidRPr="00CE587F">
        <w:rPr>
          <w:rFonts w:ascii="Times New Roman" w:hAnsi="Times New Roman" w:cs="Times New Roman"/>
          <w:sz w:val="28"/>
          <w:szCs w:val="28"/>
          <w:lang w:val="uk-UA"/>
        </w:rPr>
        <w:br w:type="page"/>
      </w:r>
    </w:p>
    <w:p w14:paraId="6B79ED78" w14:textId="77777777" w:rsidR="00C0111F" w:rsidRPr="009F7222" w:rsidRDefault="00C0111F" w:rsidP="00C0111F">
      <w:pPr>
        <w:spacing w:after="0" w:line="360" w:lineRule="auto"/>
        <w:jc w:val="center"/>
        <w:rPr>
          <w:rFonts w:ascii="Times New Roman" w:hAnsi="Times New Roman" w:cs="Times New Roman"/>
          <w:b/>
          <w:bCs/>
          <w:sz w:val="28"/>
          <w:szCs w:val="28"/>
          <w:lang w:val="uk-UA"/>
        </w:rPr>
      </w:pPr>
      <w:r w:rsidRPr="009F7222">
        <w:rPr>
          <w:rFonts w:ascii="Times New Roman" w:hAnsi="Times New Roman" w:cs="Times New Roman"/>
          <w:b/>
          <w:bCs/>
          <w:sz w:val="28"/>
          <w:szCs w:val="28"/>
          <w:lang w:val="uk-UA"/>
        </w:rPr>
        <w:lastRenderedPageBreak/>
        <w:t>Зміст</w:t>
      </w:r>
    </w:p>
    <w:p w14:paraId="3F981579" w14:textId="55937195" w:rsidR="00C0111F" w:rsidRPr="009F7222" w:rsidRDefault="00C0111F"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Вступ.</w:t>
      </w:r>
      <w:r w:rsidR="009F7222" w:rsidRPr="009F7222">
        <w:rPr>
          <w:rFonts w:ascii="Times New Roman" w:hAnsi="Times New Roman" w:cs="Times New Roman"/>
          <w:sz w:val="28"/>
          <w:szCs w:val="28"/>
          <w:lang w:val="uk-UA"/>
        </w:rPr>
        <w:t xml:space="preserve">                                                                                                                4</w:t>
      </w:r>
    </w:p>
    <w:p w14:paraId="4131FEEB"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Розділ 1. Використання комп’ютерних технологій</w:t>
      </w:r>
    </w:p>
    <w:p w14:paraId="360D508B" w14:textId="2918F8C4"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у навчальному процесі.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5</w:t>
      </w:r>
    </w:p>
    <w:p w14:paraId="14DCA82F"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§1.1. Роль інформаційно-комп’ютерних технологій </w:t>
      </w:r>
    </w:p>
    <w:p w14:paraId="68801400" w14:textId="0858A912"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у навчальному процесі                                                                          5</w:t>
      </w:r>
    </w:p>
    <w:p w14:paraId="67F9B106" w14:textId="7777777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§1.2. Деякі зауваження до комп’ютерного</w:t>
      </w:r>
    </w:p>
    <w:p w14:paraId="71091CD3" w14:textId="5F28269A"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моделювання фізичних процесів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6</w:t>
      </w:r>
    </w:p>
    <w:p w14:paraId="29D4B8C9" w14:textId="225DC647" w:rsidR="009F7222" w:rsidRPr="009F7222" w:rsidRDefault="009F7222" w:rsidP="009F7222">
      <w:pPr>
        <w:spacing w:after="0" w:line="360" w:lineRule="auto"/>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§1.3. Фізичні моделі маятників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 xml:space="preserve">    </w:t>
      </w:r>
      <w:r w:rsidR="00B1390B">
        <w:rPr>
          <w:rFonts w:ascii="Times New Roman" w:hAnsi="Times New Roman" w:cs="Times New Roman"/>
          <w:sz w:val="28"/>
          <w:szCs w:val="28"/>
          <w:lang w:val="uk-UA"/>
        </w:rPr>
        <w:t xml:space="preserve">  </w:t>
      </w:r>
      <w:r w:rsidRPr="009F7222">
        <w:rPr>
          <w:rFonts w:ascii="Times New Roman" w:hAnsi="Times New Roman" w:cs="Times New Roman"/>
          <w:sz w:val="28"/>
          <w:szCs w:val="28"/>
          <w:lang w:val="uk-UA"/>
        </w:rPr>
        <w:t>7</w:t>
      </w:r>
    </w:p>
    <w:p w14:paraId="286B0D71" w14:textId="028C4D97" w:rsidR="009F7222" w:rsidRPr="009F7222" w:rsidRDefault="009F7222" w:rsidP="009F7222">
      <w:pPr>
        <w:spacing w:after="0" w:line="360" w:lineRule="auto"/>
        <w:jc w:val="both"/>
        <w:outlineLvl w:val="0"/>
        <w:rPr>
          <w:rFonts w:ascii="Times New Roman" w:eastAsia="Times New Roman" w:hAnsi="Times New Roman" w:cs="Times New Roman"/>
          <w:color w:val="000000"/>
          <w:kern w:val="36"/>
          <w:sz w:val="28"/>
          <w:szCs w:val="28"/>
          <w:lang w:val="uk-UA" w:eastAsia="ru-RU"/>
        </w:rPr>
      </w:pPr>
      <w:r w:rsidRPr="009F7222">
        <w:rPr>
          <w:rFonts w:ascii="Times New Roman" w:eastAsia="Times New Roman" w:hAnsi="Times New Roman" w:cs="Times New Roman"/>
          <w:color w:val="000000"/>
          <w:kern w:val="36"/>
          <w:sz w:val="28"/>
          <w:szCs w:val="28"/>
          <w:lang w:val="uk-UA" w:eastAsia="ru-RU"/>
        </w:rPr>
        <w:t>Розділ 2. Віртуальні фізичні моделі маятників</w:t>
      </w:r>
      <w:r w:rsidR="00B1390B">
        <w:rPr>
          <w:rFonts w:ascii="Times New Roman" w:eastAsia="Times New Roman" w:hAnsi="Times New Roman" w:cs="Times New Roman"/>
          <w:color w:val="000000"/>
          <w:kern w:val="36"/>
          <w:sz w:val="28"/>
          <w:szCs w:val="28"/>
          <w:lang w:val="uk-UA" w:eastAsia="ru-RU"/>
        </w:rPr>
        <w:t xml:space="preserve">                                           11</w:t>
      </w:r>
    </w:p>
    <w:p w14:paraId="5C3A5774" w14:textId="359E4C87"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 Порядок  створення веб-сайту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1</w:t>
      </w:r>
      <w:r w:rsidRPr="009F7222">
        <w:rPr>
          <w:rFonts w:ascii="Times New Roman" w:eastAsia="Times New Roman" w:hAnsi="Times New Roman" w:cs="Times New Roman"/>
          <w:color w:val="000000"/>
          <w:sz w:val="28"/>
          <w:szCs w:val="28"/>
          <w:lang w:val="uk-UA" w:eastAsia="ru-RU"/>
        </w:rPr>
        <w:t>1</w:t>
      </w:r>
    </w:p>
    <w:p w14:paraId="50B607A0" w14:textId="2CA512D8"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2.1.1. Розробка робочого простору у веб-сайті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11</w:t>
      </w:r>
    </w:p>
    <w:p w14:paraId="46F01EAA" w14:textId="6DD9D780" w:rsidR="009F7222" w:rsidRPr="009F7222" w:rsidRDefault="009F7222" w:rsidP="00B1390B">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простого математичного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12</w:t>
      </w:r>
    </w:p>
    <w:p w14:paraId="5E98D6C9" w14:textId="5CB6A813"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2.1.2. Створення моделі подвійного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15</w:t>
      </w:r>
    </w:p>
    <w:p w14:paraId="0AF00A9E" w14:textId="1AF2F207" w:rsidR="009F7222" w:rsidRPr="009F7222" w:rsidRDefault="009F7222" w:rsidP="009F7222">
      <w:pPr>
        <w:spacing w:after="0" w:line="360" w:lineRule="auto"/>
        <w:ind w:firstLine="709"/>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 xml:space="preserve">2.1.3. Створення моделі пружинного маятника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 xml:space="preserve"> 19</w:t>
      </w:r>
    </w:p>
    <w:p w14:paraId="155102EB" w14:textId="3B04D86D" w:rsidR="009F7222" w:rsidRPr="009F7222"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Висновки ………………………………………………………</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..23</w:t>
      </w:r>
    </w:p>
    <w:p w14:paraId="3131F85A" w14:textId="7DEEABA1" w:rsidR="009F7222" w:rsidRPr="00CB59BA" w:rsidRDefault="009F7222" w:rsidP="009F7222">
      <w:pPr>
        <w:spacing w:after="0" w:line="360" w:lineRule="auto"/>
        <w:jc w:val="both"/>
        <w:rPr>
          <w:rFonts w:ascii="Times New Roman" w:eastAsia="Times New Roman" w:hAnsi="Times New Roman" w:cs="Times New Roman"/>
          <w:color w:val="000000"/>
          <w:sz w:val="28"/>
          <w:szCs w:val="28"/>
          <w:lang w:val="uk-UA" w:eastAsia="ru-RU"/>
        </w:rPr>
      </w:pPr>
      <w:r w:rsidRPr="009F7222">
        <w:rPr>
          <w:rFonts w:ascii="Times New Roman" w:eastAsia="Times New Roman" w:hAnsi="Times New Roman" w:cs="Times New Roman"/>
          <w:color w:val="000000"/>
          <w:sz w:val="28"/>
          <w:szCs w:val="28"/>
          <w:lang w:val="uk-UA" w:eastAsia="ru-RU"/>
        </w:rPr>
        <w:t>Список літератури…………………………………………………..</w:t>
      </w:r>
      <w:r w:rsidR="00B1390B">
        <w:rPr>
          <w:rFonts w:ascii="Times New Roman" w:eastAsia="Times New Roman" w:hAnsi="Times New Roman" w:cs="Times New Roman"/>
          <w:color w:val="000000"/>
          <w:sz w:val="28"/>
          <w:szCs w:val="28"/>
          <w:lang w:val="uk-UA" w:eastAsia="ru-RU"/>
        </w:rPr>
        <w:t xml:space="preserve">           </w:t>
      </w:r>
      <w:r w:rsidRPr="009F7222">
        <w:rPr>
          <w:rFonts w:ascii="Times New Roman" w:eastAsia="Times New Roman" w:hAnsi="Times New Roman" w:cs="Times New Roman"/>
          <w:color w:val="000000"/>
          <w:sz w:val="28"/>
          <w:szCs w:val="28"/>
          <w:lang w:val="uk-UA" w:eastAsia="ru-RU"/>
        </w:rPr>
        <w:t>24</w:t>
      </w:r>
    </w:p>
    <w:p w14:paraId="487C869E" w14:textId="77777777" w:rsidR="00C0111F" w:rsidRPr="009F7222" w:rsidRDefault="00C0111F" w:rsidP="00C0111F">
      <w:pPr>
        <w:spacing w:after="0" w:line="360" w:lineRule="auto"/>
        <w:ind w:firstLine="720"/>
        <w:jc w:val="both"/>
        <w:rPr>
          <w:rFonts w:ascii="Times New Roman" w:hAnsi="Times New Roman" w:cs="Times New Roman"/>
          <w:sz w:val="28"/>
          <w:szCs w:val="28"/>
          <w:lang w:val="uk-UA"/>
        </w:rPr>
      </w:pPr>
      <w:r w:rsidRPr="009F7222">
        <w:rPr>
          <w:rFonts w:ascii="Times New Roman" w:hAnsi="Times New Roman" w:cs="Times New Roman"/>
          <w:sz w:val="28"/>
          <w:szCs w:val="28"/>
          <w:lang w:val="uk-UA"/>
        </w:rPr>
        <w:t xml:space="preserve">   </w:t>
      </w:r>
    </w:p>
    <w:p w14:paraId="6C45360F" w14:textId="77777777" w:rsidR="00C0111F" w:rsidRPr="009F7222" w:rsidRDefault="00C0111F" w:rsidP="00C0111F">
      <w:pPr>
        <w:rPr>
          <w:rFonts w:ascii="Times New Roman" w:hAnsi="Times New Roman" w:cs="Times New Roman"/>
          <w:sz w:val="28"/>
          <w:szCs w:val="28"/>
          <w:lang w:val="uk-UA"/>
        </w:rPr>
      </w:pPr>
      <w:r w:rsidRPr="009F7222">
        <w:rPr>
          <w:rFonts w:ascii="Times New Roman" w:hAnsi="Times New Roman" w:cs="Times New Roman"/>
          <w:sz w:val="28"/>
          <w:szCs w:val="28"/>
          <w:lang w:val="uk-UA"/>
        </w:rPr>
        <w:br w:type="page"/>
      </w:r>
    </w:p>
    <w:p w14:paraId="3637D569"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lastRenderedPageBreak/>
        <w:t>Вступ</w:t>
      </w:r>
    </w:p>
    <w:p w14:paraId="1702EFA5"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З швидким розвитком сучасного світу, зокрема технологій, програмних продуктів та сучасної техніки, а також використання дистанційного навчання як одного з виду форм навчання, є необхідним використання у навчальному процесі сучасних технічних засобів. </w:t>
      </w:r>
    </w:p>
    <w:p w14:paraId="66B03FE4" w14:textId="77777777" w:rsidR="00C0111F" w:rsidRPr="00CE587F" w:rsidRDefault="00C0111F" w:rsidP="00C0111F">
      <w:pPr>
        <w:spacing w:after="0" w:line="360" w:lineRule="auto"/>
        <w:ind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Використання новітніх комп’ютерних технологій роблять даний напрямок актуальним та привабливим при читанні лекцій, проведенні практичних та лабораторних занять із всіх дисциплін, у тому числі і з курсу загальної фізики та астрономії.</w:t>
      </w:r>
    </w:p>
    <w:p w14:paraId="128FFB74" w14:textId="77777777" w:rsidR="00C0111F" w:rsidRPr="0055147F" w:rsidRDefault="00C0111F" w:rsidP="00C0111F">
      <w:pPr>
        <w:spacing w:line="360" w:lineRule="auto"/>
        <w:ind w:firstLine="720"/>
        <w:jc w:val="both"/>
        <w:rPr>
          <w:rFonts w:ascii="Times New Roman" w:hAnsi="Times New Roman" w:cs="Times New Roman"/>
          <w:color w:val="000000" w:themeColor="text1"/>
          <w:sz w:val="28"/>
          <w:szCs w:val="28"/>
          <w:lang w:val="uk-UA"/>
        </w:rPr>
      </w:pPr>
      <w:r w:rsidRPr="00CE587F">
        <w:rPr>
          <w:rFonts w:ascii="Times New Roman" w:hAnsi="Times New Roman" w:cs="Times New Roman"/>
          <w:sz w:val="28"/>
          <w:szCs w:val="28"/>
          <w:lang w:val="uk-UA"/>
        </w:rPr>
        <w:t xml:space="preserve">Крім того, використання сучасних технічних гаджетів засновано на всебічному врахуванні психологічних та фізіологічних можливостей організму людини, дозволяє підвищити вплив викладача на аудиторію та підсилити ефективність засвоєння і творчого відтворення інформації студентами, покращити якість навчального процесу та студентської наукової </w:t>
      </w:r>
      <w:r w:rsidRPr="0055147F">
        <w:rPr>
          <w:rFonts w:ascii="Times New Roman" w:hAnsi="Times New Roman" w:cs="Times New Roman"/>
          <w:color w:val="000000" w:themeColor="text1"/>
          <w:sz w:val="28"/>
          <w:szCs w:val="28"/>
          <w:lang w:val="uk-UA"/>
        </w:rPr>
        <w:t xml:space="preserve">роботи [4]. </w:t>
      </w:r>
    </w:p>
    <w:p w14:paraId="38AE3AA7" w14:textId="77777777" w:rsidR="00C0111F" w:rsidRPr="00CE587F" w:rsidRDefault="00C0111F" w:rsidP="00C0111F">
      <w:pPr>
        <w:rPr>
          <w:color w:val="C00000"/>
          <w:lang w:val="uk-UA"/>
        </w:rPr>
      </w:pPr>
      <w:r w:rsidRPr="00CE587F">
        <w:rPr>
          <w:color w:val="C00000"/>
          <w:lang w:val="uk-UA"/>
        </w:rPr>
        <w:br w:type="page"/>
      </w:r>
    </w:p>
    <w:p w14:paraId="0F0CE446"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bookmarkStart w:id="0" w:name="_Hlk72972860"/>
      <w:r w:rsidRPr="00CE587F">
        <w:rPr>
          <w:rFonts w:ascii="Times New Roman" w:hAnsi="Times New Roman" w:cs="Times New Roman"/>
          <w:b/>
          <w:bCs/>
          <w:sz w:val="32"/>
          <w:szCs w:val="32"/>
          <w:lang w:val="uk-UA"/>
        </w:rPr>
        <w:lastRenderedPageBreak/>
        <w:t>Розділ 1. Використання комп’ютерних технологій</w:t>
      </w:r>
    </w:p>
    <w:p w14:paraId="7C9E0F78" w14:textId="77777777" w:rsidR="00C0111F" w:rsidRPr="00CE587F" w:rsidRDefault="00C0111F" w:rsidP="00C0111F">
      <w:pPr>
        <w:spacing w:after="0" w:line="360" w:lineRule="auto"/>
        <w:jc w:val="center"/>
        <w:rPr>
          <w:rFonts w:ascii="Times New Roman" w:hAnsi="Times New Roman" w:cs="Times New Roman"/>
          <w:b/>
          <w:bCs/>
          <w:sz w:val="32"/>
          <w:szCs w:val="32"/>
          <w:lang w:val="uk-UA"/>
        </w:rPr>
      </w:pPr>
      <w:r w:rsidRPr="00CE587F">
        <w:rPr>
          <w:rFonts w:ascii="Times New Roman" w:hAnsi="Times New Roman" w:cs="Times New Roman"/>
          <w:b/>
          <w:bCs/>
          <w:sz w:val="32"/>
          <w:szCs w:val="32"/>
          <w:lang w:val="uk-UA"/>
        </w:rPr>
        <w:t>у навчальному процесі</w:t>
      </w:r>
    </w:p>
    <w:p w14:paraId="56C457B8"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p>
    <w:p w14:paraId="456601B0" w14:textId="77777777" w:rsidR="00C0111F" w:rsidRPr="00CE587F" w:rsidRDefault="00C0111F" w:rsidP="00C0111F">
      <w:pPr>
        <w:spacing w:after="0" w:line="360" w:lineRule="auto"/>
        <w:jc w:val="both"/>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§1.1. Роль інформаційно-</w:t>
      </w:r>
      <w:bookmarkStart w:id="1" w:name="_Hlk72705821"/>
      <w:r w:rsidRPr="00CE587F">
        <w:rPr>
          <w:rFonts w:ascii="Times New Roman" w:hAnsi="Times New Roman" w:cs="Times New Roman"/>
          <w:b/>
          <w:bCs/>
          <w:sz w:val="28"/>
          <w:szCs w:val="28"/>
          <w:lang w:val="uk-UA"/>
        </w:rPr>
        <w:t xml:space="preserve">комп’ютерних технологій </w:t>
      </w:r>
      <w:bookmarkEnd w:id="1"/>
      <w:r w:rsidRPr="00CE587F">
        <w:rPr>
          <w:rFonts w:ascii="Times New Roman" w:hAnsi="Times New Roman" w:cs="Times New Roman"/>
          <w:b/>
          <w:bCs/>
          <w:sz w:val="28"/>
          <w:szCs w:val="28"/>
          <w:lang w:val="uk-UA"/>
        </w:rPr>
        <w:t>у навчальному процесі</w:t>
      </w:r>
    </w:p>
    <w:bookmarkEnd w:id="0"/>
    <w:p w14:paraId="755BA097" w14:textId="07DA982A"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Інформаційно-комп’ютерні технології – це досить потужні механізми, які мають багато можливостей. Вони проникли в усі сфери життя, формують нові системи потреб, спосіб життя, демократизують процес навчання, роблять процес пізнання творчим, стимулюють заняття самоосвітою [</w:t>
      </w:r>
      <w:r w:rsidR="00D664F7">
        <w:rPr>
          <w:rFonts w:ascii="Times New Roman" w:hAnsi="Times New Roman" w:cs="Times New Roman"/>
          <w:sz w:val="28"/>
          <w:szCs w:val="28"/>
          <w:lang w:val="uk-UA"/>
        </w:rPr>
        <w:t>6</w:t>
      </w:r>
      <w:r w:rsidRPr="00CE587F">
        <w:rPr>
          <w:rFonts w:ascii="Times New Roman" w:hAnsi="Times New Roman" w:cs="Times New Roman"/>
          <w:sz w:val="28"/>
          <w:szCs w:val="28"/>
          <w:lang w:val="uk-UA"/>
        </w:rPr>
        <w:t>].</w:t>
      </w:r>
    </w:p>
    <w:p w14:paraId="572CB106"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Традиційні форми навчання поступово змінюються новітніми технологіями, спрямованими на формування навичок та умінь, що відповідають вимогам суспільства.</w:t>
      </w:r>
    </w:p>
    <w:p w14:paraId="689009DF" w14:textId="77777777" w:rsidR="00C0111F" w:rsidRPr="00CE587F" w:rsidRDefault="00C0111F" w:rsidP="00C0111F">
      <w:pPr>
        <w:spacing w:after="0" w:line="360" w:lineRule="auto"/>
        <w:ind w:firstLine="851"/>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 Сучасні вимоги суспільства до освіти примушують фахівців у багатьох країнах світу переглянути якість і рівень шкільної освіти, що зумовило необхідність її реформування. Змінюються цілі та завдання, що постали перед сучасною освітою в інформаційному суспільстві, поступово на зміну традиційній системі навчання  приходить особистісно-орієнтована, традиційні методи змінюються інноваційними, що передбачають зміщення акцентів у навчальній діяльності, її спрямування на інтелектуальний розвиток учнів/студентів за рахунок зменшення долі репродуктивної діяльності. Навчальний процес сьогодні повинен бути орієнтований на особистість учня/студента і враховувати його індивідуальні особливості та здібності. </w:t>
      </w:r>
    </w:p>
    <w:p w14:paraId="78D78FEB" w14:textId="77777777" w:rsidR="00C0111F" w:rsidRPr="00CE587F" w:rsidRDefault="00C0111F" w:rsidP="00C0111F">
      <w:pPr>
        <w:spacing w:after="0" w:line="360" w:lineRule="auto"/>
        <w:ind w:firstLine="851"/>
        <w:jc w:val="both"/>
        <w:rPr>
          <w:rFonts w:ascii="Times New Roman" w:hAnsi="Times New Roman" w:cs="Times New Roman"/>
          <w:b/>
          <w:bCs/>
          <w:sz w:val="28"/>
          <w:szCs w:val="28"/>
          <w:lang w:val="uk-UA"/>
        </w:rPr>
      </w:pPr>
      <w:r w:rsidRPr="00CE587F">
        <w:rPr>
          <w:rFonts w:ascii="Times New Roman" w:hAnsi="Times New Roman" w:cs="Times New Roman"/>
          <w:sz w:val="28"/>
          <w:szCs w:val="28"/>
          <w:lang w:val="uk-UA"/>
        </w:rPr>
        <w:t>Але вони не заміняють викладача, а можуть бути тільки інструментом у руках викладача, причому таким інструментом, який є потужним у своїх функціях, і має дуже великий ресурс використання.</w:t>
      </w:r>
      <w:r w:rsidRPr="00CE587F">
        <w:rPr>
          <w:rFonts w:ascii="Times New Roman" w:hAnsi="Times New Roman" w:cs="Times New Roman"/>
          <w:b/>
          <w:bCs/>
          <w:sz w:val="28"/>
          <w:szCs w:val="28"/>
          <w:lang w:val="uk-UA"/>
        </w:rPr>
        <w:t xml:space="preserve"> </w:t>
      </w:r>
      <w:r w:rsidRPr="00CE587F">
        <w:rPr>
          <w:rFonts w:ascii="Times New Roman" w:hAnsi="Times New Roman" w:cs="Times New Roman"/>
          <w:sz w:val="28"/>
          <w:szCs w:val="28"/>
          <w:lang w:val="uk-UA"/>
        </w:rPr>
        <w:t>Отже, і ставитися до цих технологій треба лише як до інструменту, зробленого для полегшення праці, а не до генератора команд та ідей.</w:t>
      </w:r>
    </w:p>
    <w:p w14:paraId="202D29EC" w14:textId="56F3A254" w:rsidR="00C0111F" w:rsidRPr="00CE587F" w:rsidRDefault="003325F5" w:rsidP="003325F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FADF3CF"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bookmarkStart w:id="2" w:name="_Hlk72704337"/>
      <w:r w:rsidRPr="00CE587F">
        <w:rPr>
          <w:rFonts w:ascii="Times New Roman" w:hAnsi="Times New Roman" w:cs="Times New Roman"/>
          <w:b/>
          <w:bCs/>
          <w:sz w:val="28"/>
          <w:szCs w:val="28"/>
          <w:lang w:val="uk-UA"/>
        </w:rPr>
        <w:lastRenderedPageBreak/>
        <w:t xml:space="preserve">§1.2. </w:t>
      </w:r>
      <w:bookmarkEnd w:id="2"/>
      <w:r w:rsidRPr="00CE587F">
        <w:rPr>
          <w:rFonts w:ascii="Times New Roman" w:hAnsi="Times New Roman" w:cs="Times New Roman"/>
          <w:b/>
          <w:bCs/>
          <w:sz w:val="28"/>
          <w:szCs w:val="28"/>
          <w:lang w:val="uk-UA"/>
        </w:rPr>
        <w:t>Деякі зауваження до комп’ютерного</w:t>
      </w:r>
    </w:p>
    <w:p w14:paraId="4F6F4B6D" w14:textId="77777777" w:rsidR="00C0111F" w:rsidRPr="00CE587F" w:rsidRDefault="00C0111F" w:rsidP="00C0111F">
      <w:pPr>
        <w:spacing w:after="0" w:line="360" w:lineRule="auto"/>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 xml:space="preserve"> моделювання фізичних процесів</w:t>
      </w:r>
    </w:p>
    <w:p w14:paraId="7BAD7EEB" w14:textId="77777777" w:rsidR="00C0111F" w:rsidRPr="00CE587F" w:rsidRDefault="00C0111F" w:rsidP="00C0111F">
      <w:pPr>
        <w:spacing w:after="0" w:line="360" w:lineRule="auto"/>
        <w:ind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На даний час існує чимало готових програмних продуктів, які викладачі можуть використовувати під час проведення як лекційних, практичних так лабораторних занять. Але сучасний світ вимагає від викладача використовувати власні методичні розробки, які напрямлені на розвиток інтересу не тільки до свого предмету, але і надати учням/студентам можливість застосувати свої знання предмету разом із програмуванням. Це дає нові можливості для створення віртуального простору, в якому стає можливим демонстрація процесів, що не можливо реалізувати в реальних умовах, або для покращення та поглиблення знань вже існуючих явищ. Крім того, це дає можливість працювати на стику двох напрямків - фізики та програмування, що має зацікавити студентів для подальшого навчання в умовах як очного так і дистанційного. </w:t>
      </w:r>
    </w:p>
    <w:p w14:paraId="49EAF3E8" w14:textId="77777777" w:rsidR="00C0111F" w:rsidRPr="00CE587F" w:rsidRDefault="00C0111F" w:rsidP="00C0111F">
      <w:pPr>
        <w:spacing w:after="0" w:line="360" w:lineRule="auto"/>
        <w:ind w:firstLine="709"/>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Основними етапами поєднання таких двох напрямків є:</w:t>
      </w:r>
    </w:p>
    <w:p w14:paraId="559BF2E8"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Визначення та формулювання теми дослідження.</w:t>
      </w:r>
    </w:p>
    <w:p w14:paraId="5AC29023" w14:textId="77777777" w:rsidR="00C0111F" w:rsidRPr="00CE587F" w:rsidRDefault="00C0111F" w:rsidP="00C0111F">
      <w:pPr>
        <w:pStyle w:val="ListParagraph"/>
        <w:numPr>
          <w:ilvl w:val="0"/>
          <w:numId w:val="10"/>
        </w:numPr>
        <w:spacing w:after="0" w:line="360" w:lineRule="auto"/>
        <w:ind w:left="0" w:firstLine="720"/>
        <w:jc w:val="both"/>
        <w:rPr>
          <w:lang w:val="uk-UA"/>
        </w:rPr>
      </w:pPr>
      <w:r w:rsidRPr="00CE587F">
        <w:rPr>
          <w:rFonts w:ascii="Times New Roman" w:hAnsi="Times New Roman" w:cs="Times New Roman"/>
          <w:sz w:val="28"/>
          <w:szCs w:val="28"/>
          <w:shd w:val="clear" w:color="auto" w:fill="FFFFFF"/>
          <w:lang w:val="uk-UA"/>
        </w:rPr>
        <w:t>Визначення об’єкта, предмета,</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мети та завдань дослідження</w:t>
      </w:r>
      <w:r w:rsidRPr="00CE587F">
        <w:rPr>
          <w:rFonts w:ascii="Times New Roman" w:hAnsi="Times New Roman" w:cs="Times New Roman"/>
          <w:sz w:val="28"/>
          <w:szCs w:val="28"/>
          <w:lang w:val="uk-UA"/>
        </w:rPr>
        <w:t>.</w:t>
      </w:r>
    </w:p>
    <w:p w14:paraId="75207118"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Ретельна робота з різними джерелами інформації, щодо обґрунтування явища, яке має запрограмуватися та знаходження коректного математичного та фізичного запису даного явища.</w:t>
      </w:r>
    </w:p>
    <w:p w14:paraId="789F9283"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Вивчення попередніх робіт та існуючих програм. Робота зі спеціалізованими та тематичними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сайтами.</w:t>
      </w:r>
    </w:p>
    <w:p w14:paraId="1CC4A1E7"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Вибір мови програмування.</w:t>
      </w:r>
    </w:p>
    <w:p w14:paraId="3E83ED90" w14:textId="77777777" w:rsidR="00C0111F" w:rsidRPr="00CE587F" w:rsidRDefault="00C0111F" w:rsidP="00C0111F">
      <w:pPr>
        <w:pStyle w:val="ListParagraph"/>
        <w:numPr>
          <w:ilvl w:val="0"/>
          <w:numId w:val="10"/>
        </w:numPr>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shd w:val="clear" w:color="auto" w:fill="FFFFFF"/>
          <w:lang w:val="uk-UA"/>
        </w:rPr>
        <w:t>Створення і використання персональної програми,</w:t>
      </w:r>
      <w:r w:rsidRPr="00CE587F">
        <w:rPr>
          <w:rFonts w:ascii="Times New Roman" w:hAnsi="Times New Roman" w:cs="Times New Roman"/>
          <w:sz w:val="28"/>
          <w:szCs w:val="28"/>
          <w:lang w:val="uk-UA"/>
        </w:rPr>
        <w:t xml:space="preserve"> </w:t>
      </w:r>
      <w:r w:rsidRPr="00CE587F">
        <w:rPr>
          <w:rFonts w:ascii="Times New Roman" w:hAnsi="Times New Roman" w:cs="Times New Roman"/>
          <w:sz w:val="28"/>
          <w:szCs w:val="28"/>
          <w:shd w:val="clear" w:color="auto" w:fill="FFFFFF"/>
          <w:lang w:val="uk-UA"/>
        </w:rPr>
        <w:t>сайту і т. д.</w:t>
      </w:r>
    </w:p>
    <w:p w14:paraId="663D9490"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Розглянемо коротко деякі кроки для вирішення цієї проблеми. Для цього необхідно застосовувати методи математичного моделювання.</w:t>
      </w:r>
    </w:p>
    <w:p w14:paraId="63793DB0" w14:textId="6EF0111F"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Це відбувається в декілька етапів  [</w:t>
      </w:r>
      <w:r w:rsidR="00412764">
        <w:rPr>
          <w:rFonts w:ascii="Times New Roman" w:hAnsi="Times New Roman" w:cs="Times New Roman"/>
          <w:sz w:val="28"/>
          <w:szCs w:val="28"/>
          <w:shd w:val="clear" w:color="auto" w:fill="FFFFFF"/>
          <w:lang w:val="uk-UA"/>
        </w:rPr>
        <w:t>5</w:t>
      </w:r>
      <w:r w:rsidRPr="00CE587F">
        <w:rPr>
          <w:rFonts w:ascii="Times New Roman" w:hAnsi="Times New Roman" w:cs="Times New Roman"/>
          <w:sz w:val="28"/>
          <w:szCs w:val="28"/>
          <w:shd w:val="clear" w:color="auto" w:fill="FFFFFF"/>
          <w:lang w:val="uk-UA"/>
        </w:rPr>
        <w:t>]:</w:t>
      </w:r>
    </w:p>
    <w:p w14:paraId="3D407FED"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 xml:space="preserve">Побудова для досліджуваного об'єкта фізичної моделі. Формулюючи допущення, умови і межі застосування створеної фізичної моделі, її </w:t>
      </w:r>
      <w:r w:rsidRPr="00CE587F">
        <w:rPr>
          <w:rFonts w:ascii="Times New Roman" w:eastAsia="Times New Roman" w:hAnsi="Times New Roman" w:cs="Times New Roman"/>
          <w:sz w:val="28"/>
          <w:szCs w:val="28"/>
          <w:lang w:val="uk-UA"/>
        </w:rPr>
        <w:lastRenderedPageBreak/>
        <w:t>описують системою рівнянь і таким чином замість фізичної створюють математичну модель.</w:t>
      </w:r>
    </w:p>
    <w:p w14:paraId="6E786BA8"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Розробляється метод розрахунку сформульованої математичної задачі у вигляді обчислювального алгоритму, що складається із сукупності математичних формул і послідовності їх застосування.</w:t>
      </w:r>
    </w:p>
    <w:p w14:paraId="1CC6ED97"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Розробляється алгоритм і програма рішення задачі на комп'ютері.</w:t>
      </w:r>
    </w:p>
    <w:p w14:paraId="16958084"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На комп'ютері проводяться розрахунки та їх результати представляються у вигляді деякої цифрової інформації.</w:t>
      </w:r>
    </w:p>
    <w:p w14:paraId="00700673" w14:textId="77777777" w:rsidR="00C0111F" w:rsidRPr="00CE587F" w:rsidRDefault="00C0111F" w:rsidP="00C0111F">
      <w:pPr>
        <w:pStyle w:val="ListParagraph"/>
        <w:numPr>
          <w:ilvl w:val="0"/>
          <w:numId w:val="11"/>
        </w:numPr>
        <w:spacing w:after="0" w:line="360" w:lineRule="auto"/>
        <w:jc w:val="both"/>
        <w:rPr>
          <w:rFonts w:ascii="Times New Roman" w:hAnsi="Times New Roman" w:cs="Times New Roman"/>
          <w:sz w:val="28"/>
          <w:szCs w:val="28"/>
          <w:shd w:val="clear" w:color="auto" w:fill="FFFFFF"/>
          <w:lang w:val="uk-UA"/>
        </w:rPr>
      </w:pPr>
      <w:r w:rsidRPr="00CE587F">
        <w:rPr>
          <w:rFonts w:ascii="Times New Roman" w:eastAsia="Times New Roman" w:hAnsi="Times New Roman" w:cs="Times New Roman"/>
          <w:sz w:val="28"/>
          <w:szCs w:val="28"/>
          <w:lang w:val="uk-UA"/>
        </w:rPr>
        <w:t>Проводиться обробка отриманих результатів розрахунків і робляться відповідні висновки.</w:t>
      </w:r>
    </w:p>
    <w:p w14:paraId="64B4099F"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 xml:space="preserve">Такого роду робота може проводитися спільно з викладачем та студентом. Це покращує розуміння та комунікацію студента та викладача, а також сприяє розвитку вмінь і навичок застосовувати набуті на заняттях знання в майбутньому. </w:t>
      </w:r>
    </w:p>
    <w:p w14:paraId="69E1FA2B"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Але, слід зауважити, що такого роду дії потребують високої кваліфікації викладача та високого рівня знань студента.</w:t>
      </w:r>
    </w:p>
    <w:p w14:paraId="1D472E06"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p>
    <w:p w14:paraId="4EBD4CF5" w14:textId="77777777" w:rsidR="00C0111F" w:rsidRPr="00CE587F" w:rsidRDefault="00C0111F" w:rsidP="00C0111F">
      <w:pPr>
        <w:pStyle w:val="ListParagraph"/>
        <w:spacing w:after="0" w:line="360" w:lineRule="auto"/>
        <w:ind w:left="0"/>
        <w:jc w:val="center"/>
        <w:rPr>
          <w:rFonts w:ascii="Times New Roman" w:hAnsi="Times New Roman" w:cs="Times New Roman"/>
          <w:b/>
          <w:bCs/>
          <w:sz w:val="28"/>
          <w:szCs w:val="28"/>
          <w:lang w:val="uk-UA"/>
        </w:rPr>
      </w:pPr>
      <w:r w:rsidRPr="00CE587F">
        <w:rPr>
          <w:rFonts w:ascii="Times New Roman" w:hAnsi="Times New Roman" w:cs="Times New Roman"/>
          <w:b/>
          <w:bCs/>
          <w:sz w:val="28"/>
          <w:szCs w:val="28"/>
          <w:lang w:val="uk-UA"/>
        </w:rPr>
        <w:t>§1.3. Фізичні моделі маятників.</w:t>
      </w:r>
    </w:p>
    <w:p w14:paraId="4F3E365C" w14:textId="32635AE8"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Розглянемо деякі приклади застосування програмування для опису деяких фізичних явищ на прикладі моделей математичного та пруж</w:t>
      </w:r>
      <w:r w:rsidR="006F6228">
        <w:rPr>
          <w:rFonts w:ascii="Times New Roman" w:hAnsi="Times New Roman" w:cs="Times New Roman"/>
          <w:sz w:val="28"/>
          <w:szCs w:val="28"/>
          <w:lang w:val="uk-UA"/>
        </w:rPr>
        <w:t>инного</w:t>
      </w:r>
      <w:r w:rsidRPr="00CE587F">
        <w:rPr>
          <w:rFonts w:ascii="Times New Roman" w:hAnsi="Times New Roman" w:cs="Times New Roman"/>
          <w:sz w:val="28"/>
          <w:szCs w:val="28"/>
          <w:lang w:val="uk-UA"/>
        </w:rPr>
        <w:t xml:space="preserve"> маятників.</w:t>
      </w:r>
    </w:p>
    <w:p w14:paraId="20B83BB8"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r w:rsidRPr="00CE587F">
        <w:rPr>
          <w:rFonts w:ascii="Times New Roman" w:hAnsi="Times New Roman" w:cs="Times New Roman"/>
          <w:sz w:val="28"/>
          <w:szCs w:val="28"/>
          <w:lang w:val="uk-UA"/>
        </w:rPr>
        <w:t>Спочатку коротко розглянемо, що являють собою ці маятники.</w:t>
      </w:r>
    </w:p>
    <w:p w14:paraId="56D7C295" w14:textId="5B188530" w:rsidR="00C0111F" w:rsidRDefault="00C0111F" w:rsidP="00C0111F">
      <w:pPr>
        <w:pStyle w:val="ListParagraph"/>
        <w:numPr>
          <w:ilvl w:val="2"/>
          <w:numId w:val="12"/>
        </w:numPr>
        <w:spacing w:after="0" w:line="360" w:lineRule="auto"/>
        <w:jc w:val="both"/>
        <w:rPr>
          <w:rFonts w:ascii="Times New Roman" w:hAnsi="Times New Roman" w:cs="Times New Roman"/>
          <w:sz w:val="28"/>
          <w:szCs w:val="28"/>
          <w:lang w:val="uk-UA"/>
        </w:rPr>
      </w:pPr>
      <w:r w:rsidRPr="00CE587F">
        <w:rPr>
          <w:rFonts w:ascii="Times New Roman" w:hAnsi="Times New Roman" w:cs="Times New Roman"/>
          <w:b/>
          <w:bCs/>
          <w:sz w:val="28"/>
          <w:szCs w:val="28"/>
          <w:lang w:val="uk-UA"/>
        </w:rPr>
        <w:t>Математичний маятник</w:t>
      </w:r>
      <w:r w:rsidRPr="00CE587F">
        <w:rPr>
          <w:rFonts w:ascii="Times New Roman" w:hAnsi="Times New Roman" w:cs="Times New Roman"/>
          <w:sz w:val="28"/>
          <w:szCs w:val="28"/>
          <w:lang w:val="uk-UA"/>
        </w:rPr>
        <w:t xml:space="preserve">. </w:t>
      </w:r>
    </w:p>
    <w:p w14:paraId="65F44D3B" w14:textId="47963D6B" w:rsidR="00C51E26" w:rsidRPr="00CD3016" w:rsidRDefault="00C51E26" w:rsidP="00CD3016">
      <w:pPr>
        <w:pStyle w:val="NormalWeb"/>
        <w:shd w:val="clear" w:color="auto" w:fill="FFFFFF"/>
        <w:spacing w:before="0" w:beforeAutospacing="0" w:after="0" w:afterAutospacing="0" w:line="360" w:lineRule="auto"/>
        <w:ind w:firstLine="709"/>
        <w:jc w:val="both"/>
        <w:rPr>
          <w:color w:val="000000" w:themeColor="text1"/>
          <w:sz w:val="28"/>
          <w:szCs w:val="28"/>
          <w:lang w:val="uk-UA"/>
        </w:rPr>
      </w:pPr>
      <w:r w:rsidRPr="00CD3016">
        <w:rPr>
          <w:b/>
          <w:bCs/>
          <w:i/>
          <w:iCs/>
          <w:color w:val="202122"/>
          <w:sz w:val="28"/>
          <w:szCs w:val="28"/>
          <w:lang w:val="uk-UA"/>
        </w:rPr>
        <w:t>Математичний маятник</w:t>
      </w:r>
      <w:r w:rsidRPr="00CE587F">
        <w:rPr>
          <w:color w:val="202122"/>
          <w:sz w:val="28"/>
          <w:szCs w:val="28"/>
          <w:lang w:val="uk-UA"/>
        </w:rPr>
        <w:t xml:space="preserve"> - теоретична модель маятника, в якій матеріальна точка масою </w:t>
      </w:r>
      <w:r w:rsidRPr="00CE587F">
        <w:rPr>
          <w:i/>
          <w:iCs/>
          <w:color w:val="202122"/>
          <w:sz w:val="28"/>
          <w:szCs w:val="28"/>
          <w:lang w:val="uk-UA"/>
        </w:rPr>
        <w:t>m</w:t>
      </w:r>
      <w:r w:rsidRPr="00CE587F">
        <w:rPr>
          <w:color w:val="202122"/>
          <w:sz w:val="28"/>
          <w:szCs w:val="28"/>
          <w:lang w:val="uk-UA"/>
        </w:rPr>
        <w:t xml:space="preserve"> підвішена на невагомій нерозтяжній нитці або легкому стрижні, </w:t>
      </w:r>
      <w:r w:rsidR="00D41D4E">
        <w:rPr>
          <w:color w:val="202122"/>
          <w:sz w:val="28"/>
          <w:szCs w:val="28"/>
          <w:lang w:val="uk-UA"/>
        </w:rPr>
        <w:t xml:space="preserve">і здійснює коливання у </w:t>
      </w:r>
      <w:r w:rsidRPr="00CE587F">
        <w:rPr>
          <w:color w:val="202122"/>
          <w:sz w:val="28"/>
          <w:szCs w:val="28"/>
          <w:lang w:val="uk-UA"/>
        </w:rPr>
        <w:t xml:space="preserve">вертикальній площині під впливом </w:t>
      </w:r>
      <w:r w:rsidR="00D41D4E">
        <w:rPr>
          <w:color w:val="202122"/>
          <w:sz w:val="28"/>
          <w:szCs w:val="28"/>
          <w:lang w:val="uk-UA"/>
        </w:rPr>
        <w:t xml:space="preserve">сили тяжіння (рис.1). </w:t>
      </w:r>
    </w:p>
    <w:p w14:paraId="008CB0FF" w14:textId="359FB7FF" w:rsidR="00D41D4E" w:rsidRPr="00176F66" w:rsidRDefault="00D41D4E" w:rsidP="00176F66">
      <w:pPr>
        <w:pStyle w:val="NormalWeb"/>
        <w:shd w:val="clear" w:color="auto" w:fill="FFFFFF"/>
        <w:spacing w:before="0" w:beforeAutospacing="0" w:after="0" w:afterAutospacing="0" w:line="360" w:lineRule="auto"/>
        <w:ind w:firstLine="851"/>
        <w:jc w:val="both"/>
        <w:rPr>
          <w:color w:val="000000" w:themeColor="text1"/>
          <w:sz w:val="28"/>
          <w:szCs w:val="28"/>
          <w:lang w:val="uk-UA"/>
        </w:rPr>
      </w:pPr>
      <w:r>
        <w:rPr>
          <w:sz w:val="28"/>
          <w:szCs w:val="28"/>
          <w:lang w:val="uk-UA"/>
        </w:rPr>
        <w:t>Математичний маятник являє собою граничний випадок фізичного маятника, вся маса якого зосереджена в його центрі інерції</w:t>
      </w:r>
      <w:r w:rsidR="00176F66">
        <w:rPr>
          <w:sz w:val="28"/>
          <w:szCs w:val="28"/>
        </w:rPr>
        <w:t>.</w:t>
      </w:r>
      <w:r>
        <w:rPr>
          <w:sz w:val="28"/>
          <w:szCs w:val="28"/>
          <w:lang w:val="uk-UA"/>
        </w:rPr>
        <w:t xml:space="preserve"> </w:t>
      </w:r>
      <w:r w:rsidR="00176F66" w:rsidRPr="003C664D">
        <w:rPr>
          <w:color w:val="000000" w:themeColor="text1"/>
          <w:sz w:val="28"/>
          <w:szCs w:val="28"/>
          <w:lang w:val="uk-UA"/>
        </w:rPr>
        <w:t xml:space="preserve">Модель нехтує розмірами тіла, деформацією підвісу та </w:t>
      </w:r>
      <w:hyperlink r:id="rId8" w:tooltip="Сила тертя" w:history="1">
        <w:r w:rsidR="00176F66" w:rsidRPr="003C664D">
          <w:rPr>
            <w:rStyle w:val="Hyperlink"/>
            <w:color w:val="000000" w:themeColor="text1"/>
            <w:sz w:val="28"/>
            <w:szCs w:val="28"/>
            <w:u w:val="none"/>
            <w:lang w:val="uk-UA"/>
          </w:rPr>
          <w:t>тертям</w:t>
        </w:r>
      </w:hyperlink>
      <w:r w:rsidR="00176F66" w:rsidRPr="003C664D">
        <w:rPr>
          <w:color w:val="000000" w:themeColor="text1"/>
          <w:sz w:val="28"/>
          <w:szCs w:val="28"/>
          <w:lang w:val="uk-UA"/>
        </w:rPr>
        <w:t xml:space="preserve"> в точці підвісу. Зазвичай </w:t>
      </w:r>
      <w:r w:rsidR="00176F66" w:rsidRPr="003C664D">
        <w:rPr>
          <w:color w:val="000000" w:themeColor="text1"/>
          <w:sz w:val="28"/>
          <w:szCs w:val="28"/>
          <w:lang w:val="uk-UA"/>
        </w:rPr>
        <w:lastRenderedPageBreak/>
        <w:t xml:space="preserve">розглядають коливання маятника в одній площині. </w:t>
      </w:r>
      <w:r>
        <w:rPr>
          <w:sz w:val="28"/>
          <w:szCs w:val="28"/>
          <w:lang w:val="uk-UA"/>
        </w:rPr>
        <w:t>При малих відхиленнях нитки від положення рівноваги коливання математичного маятника є гармонічними з періодом коливань:</w:t>
      </w:r>
      <w:r w:rsidR="00176F66" w:rsidRPr="00176F66">
        <w:rPr>
          <w:color w:val="000000" w:themeColor="text1"/>
          <w:sz w:val="28"/>
          <w:szCs w:val="28"/>
          <w:lang w:val="uk-UA"/>
        </w:rPr>
        <w:t xml:space="preserve"> </w:t>
      </w:r>
    </w:p>
    <w:p w14:paraId="278A1E05" w14:textId="2BE98567" w:rsidR="00D41D4E" w:rsidRPr="003C789B" w:rsidRDefault="00D41D4E" w:rsidP="00D41D4E">
      <w:pPr>
        <w:spacing w:after="0" w:line="360" w:lineRule="auto"/>
        <w:jc w:val="center"/>
        <w:rPr>
          <w:rFonts w:ascii="Times New Roman" w:hAnsi="Times New Roman" w:cs="Times New Roman"/>
          <w:sz w:val="32"/>
          <w:szCs w:val="32"/>
          <w:lang w:val="uk-UA"/>
        </w:rPr>
      </w:pPr>
      <m:oMath>
        <m:r>
          <w:rPr>
            <w:rFonts w:ascii="Cambria Math" w:hAnsi="Cambria Math" w:cs="Times New Roman"/>
            <w:sz w:val="32"/>
            <w:szCs w:val="32"/>
            <w:lang w:val="uk-UA"/>
          </w:rPr>
          <m:t>T=2π</m:t>
        </m:r>
        <m:rad>
          <m:radPr>
            <m:degHide m:val="1"/>
            <m:ctrlPr>
              <w:rPr>
                <w:rFonts w:ascii="Cambria Math" w:hAnsi="Cambria Math" w:cs="Times New Roman"/>
                <w:i/>
                <w:sz w:val="32"/>
                <w:szCs w:val="32"/>
                <w:lang w:val="uk-UA"/>
              </w:rPr>
            </m:ctrlPr>
          </m:radPr>
          <m:deg/>
          <m:e>
            <m:f>
              <m:fPr>
                <m:ctrlPr>
                  <w:rPr>
                    <w:rFonts w:ascii="Cambria Math" w:hAnsi="Cambria Math" w:cs="Times New Roman"/>
                    <w:i/>
                    <w:sz w:val="32"/>
                    <w:szCs w:val="32"/>
                    <w:lang w:val="uk-UA"/>
                  </w:rPr>
                </m:ctrlPr>
              </m:fPr>
              <m:num>
                <m:r>
                  <w:rPr>
                    <w:rFonts w:ascii="Cambria Math" w:hAnsi="Cambria Math" w:cs="Times New Roman"/>
                    <w:sz w:val="32"/>
                    <w:szCs w:val="32"/>
                    <w:lang w:val="uk-UA"/>
                  </w:rPr>
                  <m:t>l</m:t>
                </m:r>
              </m:num>
              <m:den>
                <m:r>
                  <w:rPr>
                    <w:rFonts w:ascii="Cambria Math" w:hAnsi="Cambria Math" w:cs="Times New Roman"/>
                    <w:sz w:val="32"/>
                    <w:szCs w:val="32"/>
                    <w:lang w:val="uk-UA"/>
                  </w:rPr>
                  <m:t>g</m:t>
                </m:r>
              </m:den>
            </m:f>
          </m:e>
        </m:rad>
      </m:oMath>
      <w:r w:rsidR="003C789B" w:rsidRPr="003C789B">
        <w:rPr>
          <w:rFonts w:ascii="Times New Roman" w:eastAsiaTheme="minorEastAsia" w:hAnsi="Times New Roman" w:cs="Times New Roman"/>
          <w:sz w:val="32"/>
          <w:szCs w:val="32"/>
          <w:lang w:val="uk-UA"/>
        </w:rPr>
        <w:t>.</w:t>
      </w:r>
    </w:p>
    <w:p w14:paraId="56BA5CBA" w14:textId="042D6381" w:rsidR="00C51E26" w:rsidRPr="00C51E26" w:rsidRDefault="00C51E26" w:rsidP="00D41D4E">
      <w:pPr>
        <w:spacing w:after="0" w:line="360" w:lineRule="auto"/>
        <w:jc w:val="both"/>
        <w:rPr>
          <w:rFonts w:ascii="Times New Roman" w:hAnsi="Times New Roman" w:cs="Times New Roman"/>
          <w:sz w:val="28"/>
          <w:szCs w:val="28"/>
          <w:lang w:val="uk-UA"/>
        </w:rPr>
      </w:pPr>
    </w:p>
    <w:p w14:paraId="12DC35AB" w14:textId="77777777" w:rsidR="00CD3016" w:rsidRDefault="00C0111F" w:rsidP="000230C6">
      <w:pPr>
        <w:pStyle w:val="ListParagraph"/>
        <w:spacing w:after="0" w:line="360" w:lineRule="auto"/>
        <w:ind w:left="0"/>
        <w:jc w:val="center"/>
        <w:rPr>
          <w:rFonts w:ascii="Times New Roman" w:hAnsi="Times New Roman" w:cs="Times New Roman"/>
          <w:sz w:val="28"/>
          <w:szCs w:val="28"/>
          <w:lang w:val="uk-UA"/>
        </w:rPr>
      </w:pPr>
      <w:r w:rsidRPr="00CE587F">
        <w:rPr>
          <w:noProof/>
          <w:lang w:val="uk-UA"/>
        </w:rPr>
        <w:drawing>
          <wp:inline distT="0" distB="0" distL="0" distR="0" wp14:anchorId="10B2A34F" wp14:editId="6A032787">
            <wp:extent cx="2076450" cy="20097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6450" cy="2009775"/>
                    </a:xfrm>
                    <a:prstGeom prst="rect">
                      <a:avLst/>
                    </a:prstGeom>
                    <a:noFill/>
                    <a:ln>
                      <a:noFill/>
                    </a:ln>
                  </pic:spPr>
                </pic:pic>
              </a:graphicData>
            </a:graphic>
          </wp:inline>
        </w:drawing>
      </w:r>
    </w:p>
    <w:p w14:paraId="2E50A592" w14:textId="47651FEE" w:rsidR="00C0111F" w:rsidRPr="003C664D" w:rsidRDefault="00C0111F" w:rsidP="00D41D4E">
      <w:pPr>
        <w:pStyle w:val="ListParagraph"/>
        <w:spacing w:after="0" w:line="360" w:lineRule="auto"/>
        <w:ind w:left="0" w:firstLine="720"/>
        <w:jc w:val="center"/>
        <w:rPr>
          <w:rFonts w:ascii="Times New Roman" w:hAnsi="Times New Roman" w:cs="Times New Roman"/>
          <w:color w:val="000000" w:themeColor="text1"/>
          <w:sz w:val="28"/>
          <w:szCs w:val="28"/>
          <w:lang w:val="uk-UA"/>
        </w:rPr>
      </w:pPr>
      <w:r w:rsidRPr="003C664D">
        <w:rPr>
          <w:rFonts w:ascii="Times New Roman" w:hAnsi="Times New Roman" w:cs="Times New Roman"/>
          <w:b/>
          <w:bCs/>
          <w:color w:val="000000" w:themeColor="text1"/>
          <w:sz w:val="28"/>
          <w:szCs w:val="28"/>
          <w:lang w:val="uk-UA"/>
        </w:rPr>
        <w:t>Рис.</w:t>
      </w:r>
      <w:r w:rsidR="00CD3016" w:rsidRPr="003C664D">
        <w:rPr>
          <w:rFonts w:ascii="Times New Roman" w:hAnsi="Times New Roman" w:cs="Times New Roman"/>
          <w:b/>
          <w:bCs/>
          <w:color w:val="000000" w:themeColor="text1"/>
          <w:sz w:val="28"/>
          <w:szCs w:val="28"/>
          <w:lang w:val="uk-UA"/>
        </w:rPr>
        <w:t>1</w:t>
      </w:r>
      <w:r w:rsidR="00CD3016" w:rsidRPr="003C664D">
        <w:rPr>
          <w:rFonts w:ascii="Times New Roman" w:hAnsi="Times New Roman" w:cs="Times New Roman"/>
          <w:color w:val="000000" w:themeColor="text1"/>
          <w:sz w:val="28"/>
          <w:szCs w:val="28"/>
          <w:lang w:val="uk-UA"/>
        </w:rPr>
        <w:t>. Модель математичного маятника</w:t>
      </w:r>
      <w:r w:rsidRPr="003C664D">
        <w:rPr>
          <w:rFonts w:ascii="Times New Roman" w:hAnsi="Times New Roman" w:cs="Times New Roman"/>
          <w:color w:val="000000" w:themeColor="text1"/>
          <w:sz w:val="28"/>
          <w:szCs w:val="28"/>
          <w:lang w:val="uk-UA"/>
        </w:rPr>
        <w:t xml:space="preserve"> [</w:t>
      </w:r>
      <w:r w:rsidR="00D664F7">
        <w:rPr>
          <w:rFonts w:ascii="Times New Roman" w:hAnsi="Times New Roman" w:cs="Times New Roman"/>
          <w:color w:val="000000" w:themeColor="text1"/>
          <w:sz w:val="28"/>
          <w:szCs w:val="28"/>
          <w:lang w:val="uk-UA"/>
        </w:rPr>
        <w:t>7</w:t>
      </w:r>
      <w:r w:rsidRPr="003C664D">
        <w:rPr>
          <w:rFonts w:ascii="Times New Roman" w:hAnsi="Times New Roman" w:cs="Times New Roman"/>
          <w:color w:val="000000" w:themeColor="text1"/>
          <w:sz w:val="28"/>
          <w:szCs w:val="28"/>
          <w:lang w:val="uk-UA"/>
        </w:rPr>
        <w:t>]</w:t>
      </w:r>
    </w:p>
    <w:p w14:paraId="4AA74C5C" w14:textId="41130869" w:rsidR="00C0111F" w:rsidRPr="00176F66" w:rsidRDefault="00C0111F" w:rsidP="00176F66">
      <w:pPr>
        <w:pStyle w:val="NormalWeb"/>
        <w:shd w:val="clear" w:color="auto" w:fill="FFFFFF"/>
        <w:spacing w:before="0" w:beforeAutospacing="0" w:after="0" w:afterAutospacing="0" w:line="360" w:lineRule="auto"/>
        <w:ind w:firstLine="426"/>
        <w:jc w:val="both"/>
        <w:rPr>
          <w:sz w:val="28"/>
          <w:szCs w:val="28"/>
          <w:lang w:val="en-US"/>
        </w:rPr>
      </w:pPr>
      <w:r w:rsidRPr="003C664D">
        <w:rPr>
          <w:color w:val="000000" w:themeColor="text1"/>
          <w:sz w:val="28"/>
          <w:szCs w:val="28"/>
          <w:lang w:val="uk-UA"/>
        </w:rPr>
        <w:t xml:space="preserve">Якщо початкове відхилення </w:t>
      </w:r>
      <w:r w:rsidRPr="00CE587F">
        <w:rPr>
          <w:sz w:val="28"/>
          <w:szCs w:val="28"/>
          <w:lang w:val="uk-UA"/>
        </w:rPr>
        <w:t>є великим, то коливання маятника періодичні, але не гармонічні.</w:t>
      </w:r>
      <w:r w:rsidR="00176F66">
        <w:rPr>
          <w:sz w:val="28"/>
          <w:szCs w:val="28"/>
          <w:lang w:val="uk-UA"/>
        </w:rPr>
        <w:t xml:space="preserve"> Більш детально коливання маятника можна розглянути у літературі </w:t>
      </w:r>
      <w:r w:rsidR="00176F66">
        <w:rPr>
          <w:sz w:val="28"/>
          <w:szCs w:val="28"/>
          <w:lang w:val="en-US"/>
        </w:rPr>
        <w:t>[</w:t>
      </w:r>
      <w:r w:rsidR="003C789B">
        <w:rPr>
          <w:sz w:val="28"/>
          <w:szCs w:val="28"/>
        </w:rPr>
        <w:t>1, 2, 3</w:t>
      </w:r>
      <w:r w:rsidR="00176F66">
        <w:rPr>
          <w:sz w:val="28"/>
          <w:szCs w:val="28"/>
          <w:lang w:val="en-US"/>
        </w:rPr>
        <w:t>].</w:t>
      </w:r>
    </w:p>
    <w:p w14:paraId="0F293898" w14:textId="77777777" w:rsidR="00C0111F" w:rsidRPr="00CE587F" w:rsidRDefault="00C0111F" w:rsidP="00C0111F">
      <w:pPr>
        <w:pStyle w:val="ListParagraph"/>
        <w:spacing w:after="0" w:line="360" w:lineRule="auto"/>
        <w:ind w:left="0" w:firstLine="720"/>
        <w:jc w:val="both"/>
        <w:rPr>
          <w:rFonts w:ascii="Times New Roman" w:hAnsi="Times New Roman" w:cs="Times New Roman"/>
          <w:sz w:val="28"/>
          <w:szCs w:val="28"/>
          <w:lang w:val="uk-UA"/>
        </w:rPr>
      </w:pPr>
    </w:p>
    <w:p w14:paraId="3B6CEA86" w14:textId="77777777" w:rsidR="00C0111F" w:rsidRPr="008D3745" w:rsidRDefault="00C0111F" w:rsidP="00C0111F">
      <w:pPr>
        <w:pStyle w:val="ListParagraph"/>
        <w:numPr>
          <w:ilvl w:val="2"/>
          <w:numId w:val="12"/>
        </w:numPr>
        <w:spacing w:after="0" w:line="360" w:lineRule="auto"/>
        <w:jc w:val="both"/>
        <w:rPr>
          <w:rFonts w:ascii="Times New Roman" w:hAnsi="Times New Roman" w:cs="Times New Roman"/>
          <w:b/>
          <w:bCs/>
          <w:color w:val="000000" w:themeColor="text1"/>
          <w:sz w:val="28"/>
          <w:szCs w:val="28"/>
          <w:lang w:val="uk-UA"/>
        </w:rPr>
      </w:pPr>
      <w:r w:rsidRPr="008D3745">
        <w:rPr>
          <w:rFonts w:ascii="Times New Roman" w:hAnsi="Times New Roman" w:cs="Times New Roman"/>
          <w:b/>
          <w:bCs/>
          <w:color w:val="000000" w:themeColor="text1"/>
          <w:sz w:val="28"/>
          <w:szCs w:val="28"/>
          <w:lang w:val="uk-UA"/>
        </w:rPr>
        <w:t>Подвійний маятник</w:t>
      </w:r>
    </w:p>
    <w:p w14:paraId="5C6DDF35" w14:textId="04CB7439" w:rsidR="00C0111F" w:rsidRPr="008D3745" w:rsidRDefault="00C0111F" w:rsidP="00C0111F">
      <w:pPr>
        <w:pStyle w:val="ListParagraph"/>
        <w:spacing w:after="0" w:line="360" w:lineRule="auto"/>
        <w:ind w:left="0" w:firstLine="720"/>
        <w:jc w:val="both"/>
        <w:rPr>
          <w:rFonts w:ascii="Times New Roman" w:hAnsi="Times New Roman" w:cs="Times New Roman"/>
          <w:color w:val="000000" w:themeColor="text1"/>
          <w:sz w:val="28"/>
          <w:szCs w:val="28"/>
          <w:shd w:val="clear" w:color="auto" w:fill="FFFFFF"/>
          <w:lang w:val="uk-UA"/>
        </w:rPr>
      </w:pPr>
      <w:r w:rsidRPr="008D3745">
        <w:rPr>
          <w:rFonts w:ascii="Times New Roman" w:hAnsi="Times New Roman" w:cs="Times New Roman"/>
          <w:color w:val="000000" w:themeColor="text1"/>
          <w:sz w:val="28"/>
          <w:szCs w:val="28"/>
          <w:shd w:val="clear" w:color="auto" w:fill="FFFFFF"/>
          <w:lang w:val="uk-UA"/>
        </w:rPr>
        <w:t>У фізиці і математиці, у галузі динамічних систем, подвійний маятник це маятник з іншим маятником прикріпленим до його кінця, і є простою фізичною системою, яка проявляє різноманітну динамічну поведінку зі значною залежністю від початкових умов</w:t>
      </w:r>
      <w:r w:rsidR="008D3745" w:rsidRPr="008D3745">
        <w:rPr>
          <w:rFonts w:ascii="Times New Roman" w:hAnsi="Times New Roman" w:cs="Times New Roman"/>
          <w:color w:val="000000" w:themeColor="text1"/>
          <w:sz w:val="28"/>
          <w:szCs w:val="28"/>
          <w:shd w:val="clear" w:color="auto" w:fill="FFFFFF"/>
          <w:lang w:val="uk-UA"/>
        </w:rPr>
        <w:t xml:space="preserve"> (ри</w:t>
      </w:r>
      <w:r w:rsidR="008D3745">
        <w:rPr>
          <w:rFonts w:ascii="Times New Roman" w:hAnsi="Times New Roman" w:cs="Times New Roman"/>
          <w:color w:val="000000" w:themeColor="text1"/>
          <w:sz w:val="28"/>
          <w:szCs w:val="28"/>
          <w:shd w:val="clear" w:color="auto" w:fill="FFFFFF"/>
          <w:lang w:val="uk-UA"/>
        </w:rPr>
        <w:t>с.2</w:t>
      </w:r>
      <w:r w:rsidR="008D3745" w:rsidRPr="008D3745">
        <w:rPr>
          <w:rFonts w:ascii="Times New Roman" w:hAnsi="Times New Roman" w:cs="Times New Roman"/>
          <w:color w:val="000000" w:themeColor="text1"/>
          <w:sz w:val="28"/>
          <w:szCs w:val="28"/>
          <w:shd w:val="clear" w:color="auto" w:fill="FFFFFF"/>
          <w:lang w:val="uk-UA"/>
        </w:rPr>
        <w:t>)</w:t>
      </w:r>
      <w:r w:rsidRPr="008D3745">
        <w:rPr>
          <w:rFonts w:ascii="Times New Roman" w:hAnsi="Times New Roman" w:cs="Times New Roman"/>
          <w:color w:val="000000" w:themeColor="text1"/>
          <w:sz w:val="28"/>
          <w:szCs w:val="28"/>
          <w:shd w:val="clear" w:color="auto" w:fill="FFFFFF"/>
          <w:lang w:val="uk-UA"/>
        </w:rPr>
        <w:t>.</w:t>
      </w:r>
    </w:p>
    <w:p w14:paraId="7E18EDDC" w14:textId="5C81D250" w:rsidR="00C0111F" w:rsidRPr="009A224B" w:rsidRDefault="00C0111F" w:rsidP="009A224B">
      <w:pPr>
        <w:pStyle w:val="ListParagraph"/>
        <w:spacing w:after="0" w:line="360" w:lineRule="auto"/>
        <w:ind w:left="0" w:firstLine="720"/>
        <w:jc w:val="both"/>
        <w:rPr>
          <w:rFonts w:ascii="Times New Roman" w:hAnsi="Times New Roman" w:cs="Times New Roman"/>
          <w:color w:val="000000" w:themeColor="text1"/>
          <w:sz w:val="28"/>
          <w:szCs w:val="28"/>
          <w:shd w:val="clear" w:color="auto" w:fill="FFFFFF"/>
        </w:rPr>
      </w:pPr>
      <w:r w:rsidRPr="008D3745">
        <w:rPr>
          <w:rFonts w:ascii="Times New Roman" w:hAnsi="Times New Roman" w:cs="Times New Roman"/>
          <w:color w:val="000000" w:themeColor="text1"/>
          <w:sz w:val="28"/>
          <w:szCs w:val="28"/>
          <w:shd w:val="clear" w:color="auto" w:fill="FFFFFF"/>
          <w:lang w:val="uk-UA"/>
        </w:rPr>
        <w:t xml:space="preserve">Рух маятника керується пов'язаними </w:t>
      </w:r>
      <w:hyperlink r:id="rId10" w:history="1">
        <w:r w:rsidRPr="008D3745">
          <w:rPr>
            <w:rStyle w:val="Hyperlink"/>
            <w:rFonts w:ascii="Times New Roman" w:hAnsi="Times New Roman" w:cs="Times New Roman"/>
            <w:color w:val="000000" w:themeColor="text1"/>
            <w:sz w:val="28"/>
            <w:szCs w:val="28"/>
            <w:u w:val="none"/>
            <w:shd w:val="clear" w:color="auto" w:fill="FFFFFF"/>
            <w:lang w:val="uk-UA"/>
          </w:rPr>
          <w:t>звичайними диференціальними рівняннями</w:t>
        </w:r>
      </w:hyperlink>
      <w:r w:rsidRPr="008D3745">
        <w:rPr>
          <w:rFonts w:ascii="Times New Roman" w:hAnsi="Times New Roman" w:cs="Times New Roman"/>
          <w:color w:val="000000" w:themeColor="text1"/>
          <w:sz w:val="28"/>
          <w:szCs w:val="28"/>
          <w:shd w:val="clear" w:color="auto" w:fill="FFFFFF"/>
          <w:lang w:val="uk-UA"/>
        </w:rPr>
        <w:t xml:space="preserve">. Для деяких </w:t>
      </w:r>
      <w:hyperlink r:id="rId11" w:tooltip="Енергія" w:history="1">
        <w:r w:rsidRPr="008D3745">
          <w:rPr>
            <w:rStyle w:val="Hyperlink"/>
            <w:rFonts w:ascii="Times New Roman" w:hAnsi="Times New Roman" w:cs="Times New Roman"/>
            <w:color w:val="000000" w:themeColor="text1"/>
            <w:sz w:val="28"/>
            <w:szCs w:val="28"/>
            <w:u w:val="none"/>
            <w:shd w:val="clear" w:color="auto" w:fill="FFFFFF"/>
            <w:lang w:val="uk-UA"/>
          </w:rPr>
          <w:t>енергій</w:t>
        </w:r>
      </w:hyperlink>
      <w:r w:rsidRPr="008D3745">
        <w:rPr>
          <w:rFonts w:ascii="Times New Roman" w:hAnsi="Times New Roman" w:cs="Times New Roman"/>
          <w:color w:val="000000" w:themeColor="text1"/>
          <w:sz w:val="28"/>
          <w:szCs w:val="28"/>
          <w:shd w:val="clear" w:color="auto" w:fill="FFFFFF"/>
          <w:lang w:val="uk-UA"/>
        </w:rPr>
        <w:t xml:space="preserve"> його рух є </w:t>
      </w:r>
      <w:hyperlink r:id="rId12" w:history="1">
        <w:r w:rsidRPr="008D3745">
          <w:rPr>
            <w:rStyle w:val="Hyperlink"/>
            <w:rFonts w:ascii="Times New Roman" w:hAnsi="Times New Roman" w:cs="Times New Roman"/>
            <w:color w:val="000000" w:themeColor="text1"/>
            <w:sz w:val="28"/>
            <w:szCs w:val="28"/>
            <w:u w:val="none"/>
            <w:shd w:val="clear" w:color="auto" w:fill="FFFFFF"/>
            <w:lang w:val="uk-UA"/>
          </w:rPr>
          <w:t>хаотичним</w:t>
        </w:r>
      </w:hyperlink>
      <w:r w:rsidRPr="008D3745">
        <w:rPr>
          <w:rFonts w:ascii="Times New Roman" w:hAnsi="Times New Roman" w:cs="Times New Roman"/>
          <w:color w:val="000000" w:themeColor="text1"/>
          <w:sz w:val="28"/>
          <w:szCs w:val="28"/>
          <w:shd w:val="clear" w:color="auto" w:fill="FFFFFF"/>
          <w:lang w:val="uk-UA"/>
        </w:rPr>
        <w:t xml:space="preserve">. Можна розглядати декілька варіантів подвійних маятників; два члени можуть бути однакові чи різні завдовжки та за вагою, вони можуть бути </w:t>
      </w:r>
      <w:hyperlink r:id="rId13" w:tooltip="Маятник" w:history="1">
        <w:r w:rsidRPr="008D3745">
          <w:rPr>
            <w:rStyle w:val="Hyperlink"/>
            <w:rFonts w:ascii="Times New Roman" w:hAnsi="Times New Roman" w:cs="Times New Roman"/>
            <w:color w:val="000000" w:themeColor="text1"/>
            <w:sz w:val="28"/>
            <w:szCs w:val="28"/>
            <w:u w:val="none"/>
            <w:shd w:val="clear" w:color="auto" w:fill="FFFFFF"/>
            <w:lang w:val="uk-UA"/>
          </w:rPr>
          <w:t>простими маятниками</w:t>
        </w:r>
      </w:hyperlink>
      <w:r w:rsidRPr="008D3745">
        <w:rPr>
          <w:rFonts w:ascii="Times New Roman" w:hAnsi="Times New Roman" w:cs="Times New Roman"/>
          <w:color w:val="000000" w:themeColor="text1"/>
          <w:sz w:val="28"/>
          <w:szCs w:val="28"/>
          <w:shd w:val="clear" w:color="auto" w:fill="FFFFFF"/>
          <w:lang w:val="uk-UA"/>
        </w:rPr>
        <w:t xml:space="preserve"> або</w:t>
      </w:r>
      <w:hyperlink r:id="rId14" w:history="1">
        <w:r w:rsidRPr="008D3745">
          <w:rPr>
            <w:rStyle w:val="Hyperlink"/>
            <w:rFonts w:ascii="Times New Roman" w:hAnsi="Times New Roman" w:cs="Times New Roman"/>
            <w:color w:val="000000" w:themeColor="text1"/>
            <w:sz w:val="28"/>
            <w:szCs w:val="28"/>
            <w:u w:val="none"/>
            <w:shd w:val="clear" w:color="auto" w:fill="FFFFFF"/>
            <w:lang w:val="uk-UA"/>
          </w:rPr>
          <w:t xml:space="preserve"> маятниками</w:t>
        </w:r>
      </w:hyperlink>
      <w:r w:rsidRPr="008D3745">
        <w:rPr>
          <w:rFonts w:ascii="Times New Roman" w:hAnsi="Times New Roman" w:cs="Times New Roman"/>
          <w:color w:val="000000" w:themeColor="text1"/>
          <w:sz w:val="28"/>
          <w:szCs w:val="28"/>
          <w:shd w:val="clear" w:color="auto" w:fill="FFFFFF"/>
          <w:lang w:val="uk-UA"/>
        </w:rPr>
        <w:t xml:space="preserve"> і рух може бути у трьох вимірах або обмежений вертикальною площиною</w:t>
      </w:r>
      <w:r w:rsidR="009A224B">
        <w:rPr>
          <w:rFonts w:ascii="Times New Roman" w:hAnsi="Times New Roman" w:cs="Times New Roman"/>
          <w:color w:val="000000" w:themeColor="text1"/>
          <w:sz w:val="28"/>
          <w:szCs w:val="28"/>
          <w:shd w:val="clear" w:color="auto" w:fill="FFFFFF"/>
          <w:lang w:val="uk-UA"/>
        </w:rPr>
        <w:t xml:space="preserve"> </w:t>
      </w:r>
      <w:r w:rsidR="009A224B">
        <w:rPr>
          <w:rFonts w:ascii="Times New Roman" w:hAnsi="Times New Roman" w:cs="Times New Roman"/>
          <w:color w:val="000000" w:themeColor="text1"/>
          <w:sz w:val="28"/>
          <w:szCs w:val="28"/>
          <w:shd w:val="clear" w:color="auto" w:fill="FFFFFF"/>
          <w:lang w:val="en-US"/>
        </w:rPr>
        <w:t>[</w:t>
      </w:r>
      <w:r w:rsidR="003C789B">
        <w:rPr>
          <w:rFonts w:ascii="Times New Roman" w:hAnsi="Times New Roman" w:cs="Times New Roman"/>
          <w:color w:val="000000" w:themeColor="text1"/>
          <w:sz w:val="28"/>
          <w:szCs w:val="28"/>
          <w:shd w:val="clear" w:color="auto" w:fill="FFFFFF"/>
        </w:rPr>
        <w:t>1, 2, 3</w:t>
      </w:r>
      <w:r w:rsidR="009A224B">
        <w:rPr>
          <w:rFonts w:ascii="Times New Roman" w:hAnsi="Times New Roman" w:cs="Times New Roman"/>
          <w:color w:val="000000" w:themeColor="text1"/>
          <w:sz w:val="28"/>
          <w:szCs w:val="28"/>
          <w:shd w:val="clear" w:color="auto" w:fill="FFFFFF"/>
          <w:lang w:val="en-US"/>
        </w:rPr>
        <w:t>]</w:t>
      </w:r>
      <w:r w:rsidRPr="009A224B">
        <w:rPr>
          <w:rFonts w:ascii="Times New Roman" w:hAnsi="Times New Roman" w:cs="Times New Roman"/>
          <w:color w:val="000000" w:themeColor="text1"/>
          <w:sz w:val="28"/>
          <w:szCs w:val="28"/>
          <w:shd w:val="clear" w:color="auto" w:fill="FFFFFF"/>
          <w:lang w:val="uk-UA"/>
        </w:rPr>
        <w:t>.</w:t>
      </w:r>
    </w:p>
    <w:p w14:paraId="1D6A098F" w14:textId="77777777" w:rsidR="00C0111F" w:rsidRPr="008D3745" w:rsidRDefault="00C0111F" w:rsidP="00C0111F">
      <w:pPr>
        <w:pStyle w:val="ListParagraph"/>
        <w:spacing w:after="0" w:line="360" w:lineRule="auto"/>
        <w:ind w:left="0" w:firstLine="720"/>
        <w:jc w:val="both"/>
        <w:rPr>
          <w:rFonts w:ascii="Arial" w:hAnsi="Arial" w:cs="Arial"/>
          <w:color w:val="000000" w:themeColor="text1"/>
          <w:shd w:val="clear" w:color="auto" w:fill="FFFFFF"/>
          <w:lang w:val="uk-UA"/>
        </w:rPr>
      </w:pPr>
    </w:p>
    <w:p w14:paraId="6FE6F56E" w14:textId="0A626C28" w:rsidR="00B9142A" w:rsidRDefault="00C0111F" w:rsidP="00B9142A">
      <w:pPr>
        <w:pStyle w:val="ListParagraph"/>
        <w:spacing w:after="0" w:line="360" w:lineRule="auto"/>
        <w:ind w:left="0"/>
        <w:jc w:val="center"/>
        <w:rPr>
          <w:rFonts w:ascii="Times New Roman" w:hAnsi="Times New Roman" w:cs="Times New Roman"/>
          <w:sz w:val="28"/>
          <w:szCs w:val="28"/>
          <w:shd w:val="clear" w:color="auto" w:fill="FFFFFF"/>
          <w:lang w:val="uk-UA"/>
        </w:rPr>
      </w:pPr>
      <w:r w:rsidRPr="00CE587F">
        <w:rPr>
          <w:noProof/>
          <w:shd w:val="clear" w:color="auto" w:fill="FFFFFF"/>
          <w:lang w:val="uk-UA"/>
        </w:rPr>
        <w:lastRenderedPageBreak/>
        <w:drawing>
          <wp:inline distT="0" distB="0" distL="0" distR="0" wp14:anchorId="302FBE67" wp14:editId="1A62BD27">
            <wp:extent cx="1619250" cy="2190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9250" cy="2190750"/>
                    </a:xfrm>
                    <a:prstGeom prst="rect">
                      <a:avLst/>
                    </a:prstGeom>
                    <a:noFill/>
                    <a:ln>
                      <a:noFill/>
                    </a:ln>
                  </pic:spPr>
                </pic:pic>
              </a:graphicData>
            </a:graphic>
          </wp:inline>
        </w:drawing>
      </w:r>
    </w:p>
    <w:p w14:paraId="05F17827" w14:textId="7A997589" w:rsidR="00B9142A" w:rsidRDefault="00C0111F" w:rsidP="003C789B">
      <w:pPr>
        <w:pStyle w:val="ListParagraph"/>
        <w:spacing w:after="0" w:line="360" w:lineRule="auto"/>
        <w:ind w:left="0"/>
        <w:jc w:val="center"/>
        <w:rPr>
          <w:rFonts w:ascii="Times New Roman" w:hAnsi="Times New Roman" w:cs="Times New Roman"/>
          <w:sz w:val="28"/>
          <w:szCs w:val="28"/>
          <w:shd w:val="clear" w:color="auto" w:fill="FFFFFF"/>
          <w:lang w:val="uk-UA"/>
        </w:rPr>
      </w:pPr>
      <w:r w:rsidRPr="00B9142A">
        <w:rPr>
          <w:rFonts w:ascii="Times New Roman" w:hAnsi="Times New Roman" w:cs="Times New Roman"/>
          <w:b/>
          <w:bCs/>
          <w:sz w:val="28"/>
          <w:szCs w:val="28"/>
          <w:shd w:val="clear" w:color="auto" w:fill="FFFFFF"/>
          <w:lang w:val="uk-UA"/>
        </w:rPr>
        <w:t>Рис.</w:t>
      </w:r>
      <w:r w:rsidR="008D3745" w:rsidRPr="00B9142A">
        <w:rPr>
          <w:rFonts w:ascii="Times New Roman" w:hAnsi="Times New Roman" w:cs="Times New Roman"/>
          <w:b/>
          <w:bCs/>
          <w:sz w:val="28"/>
          <w:szCs w:val="28"/>
          <w:shd w:val="clear" w:color="auto" w:fill="FFFFFF"/>
          <w:lang w:val="uk-UA"/>
        </w:rPr>
        <w:t>2</w:t>
      </w:r>
      <w:r w:rsidR="008D3745">
        <w:rPr>
          <w:rFonts w:ascii="Times New Roman" w:hAnsi="Times New Roman" w:cs="Times New Roman"/>
          <w:sz w:val="28"/>
          <w:szCs w:val="28"/>
          <w:shd w:val="clear" w:color="auto" w:fill="FFFFFF"/>
          <w:lang w:val="uk-UA"/>
        </w:rPr>
        <w:t xml:space="preserve"> </w:t>
      </w:r>
      <w:r w:rsidR="00B9142A">
        <w:rPr>
          <w:rFonts w:ascii="Times New Roman" w:hAnsi="Times New Roman" w:cs="Times New Roman"/>
          <w:sz w:val="28"/>
          <w:szCs w:val="28"/>
          <w:shd w:val="clear" w:color="auto" w:fill="FFFFFF"/>
          <w:lang w:val="uk-UA"/>
        </w:rPr>
        <w:t>Приклад простого подвійного маятника</w:t>
      </w:r>
      <w:r w:rsidRPr="00CE587F">
        <w:rPr>
          <w:rFonts w:ascii="Times New Roman" w:hAnsi="Times New Roman" w:cs="Times New Roman"/>
          <w:sz w:val="28"/>
          <w:szCs w:val="28"/>
          <w:shd w:val="clear" w:color="auto" w:fill="FFFFFF"/>
          <w:lang w:val="uk-UA"/>
        </w:rPr>
        <w:t xml:space="preserve"> [</w:t>
      </w:r>
      <w:r w:rsidR="00D664F7">
        <w:rPr>
          <w:rFonts w:ascii="Times New Roman" w:hAnsi="Times New Roman" w:cs="Times New Roman"/>
          <w:sz w:val="28"/>
          <w:szCs w:val="28"/>
          <w:shd w:val="clear" w:color="auto" w:fill="FFFFFF"/>
          <w:lang w:val="uk-UA"/>
        </w:rPr>
        <w:t>8</w:t>
      </w:r>
      <w:r w:rsidRPr="00CE587F">
        <w:rPr>
          <w:rFonts w:ascii="Times New Roman" w:hAnsi="Times New Roman" w:cs="Times New Roman"/>
          <w:sz w:val="28"/>
          <w:szCs w:val="28"/>
          <w:shd w:val="clear" w:color="auto" w:fill="FFFFFF"/>
          <w:lang w:val="uk-UA"/>
        </w:rPr>
        <w:t>]</w:t>
      </w:r>
      <w:r w:rsidR="00D664F7">
        <w:rPr>
          <w:rFonts w:ascii="Times New Roman" w:hAnsi="Times New Roman" w:cs="Times New Roman"/>
          <w:sz w:val="28"/>
          <w:szCs w:val="28"/>
          <w:shd w:val="clear" w:color="auto" w:fill="FFFFFF"/>
          <w:lang w:val="uk-UA"/>
        </w:rPr>
        <w:t>.</w:t>
      </w:r>
    </w:p>
    <w:p w14:paraId="2E3584DE" w14:textId="77777777" w:rsidR="00B9142A" w:rsidRPr="00DD2D77" w:rsidRDefault="00B9142A" w:rsidP="00DD2D77">
      <w:pPr>
        <w:spacing w:after="0" w:line="360" w:lineRule="auto"/>
        <w:jc w:val="both"/>
        <w:rPr>
          <w:rFonts w:ascii="Times New Roman" w:hAnsi="Times New Roman" w:cs="Times New Roman"/>
          <w:sz w:val="28"/>
          <w:szCs w:val="28"/>
          <w:shd w:val="clear" w:color="auto" w:fill="FFFFFF"/>
          <w:lang w:val="uk-UA"/>
        </w:rPr>
      </w:pPr>
    </w:p>
    <w:p w14:paraId="21DE97C9" w14:textId="3034FFD2" w:rsidR="00C0111F" w:rsidRDefault="00825047" w:rsidP="009A224B">
      <w:pPr>
        <w:pStyle w:val="ListParagraph"/>
        <w:numPr>
          <w:ilvl w:val="2"/>
          <w:numId w:val="12"/>
        </w:numPr>
        <w:spacing w:after="0" w:line="360" w:lineRule="auto"/>
        <w:jc w:val="both"/>
        <w:rPr>
          <w:rFonts w:ascii="Times New Roman" w:hAnsi="Times New Roman" w:cs="Times New Roman"/>
          <w:b/>
          <w:bCs/>
          <w:color w:val="000000" w:themeColor="text1"/>
          <w:sz w:val="28"/>
          <w:szCs w:val="28"/>
          <w:shd w:val="clear" w:color="auto" w:fill="FFFFFF"/>
          <w:lang w:val="uk-UA"/>
        </w:rPr>
      </w:pPr>
      <w:r w:rsidRPr="00CE587F">
        <w:rPr>
          <w:rFonts w:ascii="Times New Roman" w:hAnsi="Times New Roman" w:cs="Times New Roman"/>
          <w:b/>
          <w:bCs/>
          <w:color w:val="000000" w:themeColor="text1"/>
          <w:sz w:val="28"/>
          <w:szCs w:val="28"/>
          <w:shd w:val="clear" w:color="auto" w:fill="FFFFFF"/>
          <w:lang w:val="uk-UA"/>
        </w:rPr>
        <w:t>Пружинний маятник</w:t>
      </w:r>
    </w:p>
    <w:p w14:paraId="7C46E491" w14:textId="4B65B631" w:rsidR="009A224B" w:rsidRPr="0023678C" w:rsidRDefault="0023678C" w:rsidP="009A224B">
      <w:pPr>
        <w:pStyle w:val="ListParagraph"/>
        <w:spacing w:after="0" w:line="360" w:lineRule="auto"/>
        <w:ind w:left="0" w:firstLine="709"/>
        <w:jc w:val="both"/>
        <w:rPr>
          <w:rFonts w:ascii="Times New Roman" w:hAnsi="Times New Roman" w:cs="Times New Roman"/>
          <w:color w:val="000000" w:themeColor="text1"/>
          <w:sz w:val="28"/>
          <w:szCs w:val="28"/>
          <w:shd w:val="clear" w:color="auto" w:fill="FFFFFF"/>
          <w:lang w:val="uk-UA"/>
        </w:rPr>
      </w:pPr>
      <w:r w:rsidRPr="0023678C">
        <w:rPr>
          <w:rFonts w:ascii="Times New Roman" w:hAnsi="Times New Roman" w:cs="Times New Roman"/>
          <w:b/>
          <w:bCs/>
          <w:color w:val="000000" w:themeColor="text1"/>
          <w:sz w:val="28"/>
          <w:szCs w:val="28"/>
          <w:shd w:val="clear" w:color="auto" w:fill="FFFFFF"/>
          <w:lang w:val="uk-UA"/>
        </w:rPr>
        <w:t xml:space="preserve">Пружинний маятник </w:t>
      </w:r>
      <w:r w:rsidRPr="0023678C">
        <w:rPr>
          <w:rFonts w:ascii="Times New Roman" w:hAnsi="Times New Roman" w:cs="Times New Roman"/>
          <w:color w:val="000000" w:themeColor="text1"/>
          <w:sz w:val="28"/>
          <w:szCs w:val="28"/>
          <w:shd w:val="clear" w:color="auto" w:fill="FFFFFF"/>
          <w:lang w:val="uk-UA"/>
        </w:rPr>
        <w:t xml:space="preserve">– це тіло масою </w:t>
      </w:r>
      <w:r w:rsidRPr="00BD573A">
        <w:rPr>
          <w:rFonts w:ascii="Times New Roman" w:hAnsi="Times New Roman" w:cs="Times New Roman"/>
          <w:i/>
          <w:iCs/>
          <w:color w:val="000000" w:themeColor="text1"/>
          <w:sz w:val="28"/>
          <w:szCs w:val="28"/>
          <w:shd w:val="clear" w:color="auto" w:fill="FFFFFF"/>
          <w:lang w:val="uk-UA"/>
        </w:rPr>
        <w:t>m</w:t>
      </w:r>
      <w:r w:rsidRPr="0023678C">
        <w:rPr>
          <w:rFonts w:ascii="Times New Roman" w:hAnsi="Times New Roman" w:cs="Times New Roman"/>
          <w:color w:val="000000" w:themeColor="text1"/>
          <w:sz w:val="28"/>
          <w:szCs w:val="28"/>
          <w:shd w:val="clear" w:color="auto" w:fill="FFFFFF"/>
          <w:lang w:val="uk-UA"/>
        </w:rPr>
        <w:t xml:space="preserve"> закріплене на пружині жорсткістю </w:t>
      </w:r>
      <w:r w:rsidRPr="005B4783">
        <w:rPr>
          <w:rFonts w:ascii="Times New Roman" w:hAnsi="Times New Roman" w:cs="Times New Roman"/>
          <w:i/>
          <w:iCs/>
          <w:color w:val="000000" w:themeColor="text1"/>
          <w:sz w:val="28"/>
          <w:szCs w:val="28"/>
          <w:shd w:val="clear" w:color="auto" w:fill="FFFFFF"/>
          <w:lang w:val="uk-UA"/>
        </w:rPr>
        <w:t>k</w:t>
      </w:r>
      <w:r w:rsidRPr="0023678C">
        <w:rPr>
          <w:rFonts w:ascii="Times New Roman" w:hAnsi="Times New Roman" w:cs="Times New Roman"/>
          <w:color w:val="000000" w:themeColor="text1"/>
          <w:sz w:val="28"/>
          <w:szCs w:val="28"/>
          <w:shd w:val="clear" w:color="auto" w:fill="FFFFFF"/>
          <w:lang w:val="uk-UA"/>
        </w:rPr>
        <w:t>, і яке може рухатися без тертя під дією сили пружності [</w:t>
      </w:r>
      <w:r w:rsidR="003C789B">
        <w:rPr>
          <w:rFonts w:ascii="Times New Roman" w:hAnsi="Times New Roman" w:cs="Times New Roman"/>
          <w:color w:val="000000" w:themeColor="text1"/>
          <w:sz w:val="28"/>
          <w:szCs w:val="28"/>
          <w:shd w:val="clear" w:color="auto" w:fill="FFFFFF"/>
          <w:lang w:val="uk-UA"/>
        </w:rPr>
        <w:t>1, 2, 3</w:t>
      </w:r>
      <w:r w:rsidRPr="0023678C">
        <w:rPr>
          <w:rFonts w:ascii="Times New Roman" w:hAnsi="Times New Roman" w:cs="Times New Roman"/>
          <w:color w:val="000000" w:themeColor="text1"/>
          <w:sz w:val="28"/>
          <w:szCs w:val="28"/>
          <w:shd w:val="clear" w:color="auto" w:fill="FFFFFF"/>
          <w:lang w:val="uk-UA"/>
        </w:rPr>
        <w:t>].</w:t>
      </w:r>
    </w:p>
    <w:p w14:paraId="56B3E60F" w14:textId="77777777"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p>
    <w:p w14:paraId="2E291318" w14:textId="393533A4"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noProof/>
        </w:rPr>
        <w:drawing>
          <wp:inline distT="0" distB="0" distL="0" distR="0" wp14:anchorId="234A904D" wp14:editId="7E8E9A55">
            <wp:extent cx="1771650" cy="2581275"/>
            <wp:effectExtent l="0" t="0" r="0" b="9525"/>
            <wp:docPr id="2" name="Рисунок 2" descr="Пружинний маятник | Тест з фізики – «На Уро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Пружинний маятник | Тест з фізики – «На Урок»"/>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2581275"/>
                    </a:xfrm>
                    <a:prstGeom prst="rect">
                      <a:avLst/>
                    </a:prstGeom>
                    <a:noFill/>
                    <a:ln>
                      <a:noFill/>
                    </a:ln>
                  </pic:spPr>
                </pic:pic>
              </a:graphicData>
            </a:graphic>
          </wp:inline>
        </w:drawing>
      </w:r>
      <w:r>
        <w:rPr>
          <w:noProof/>
        </w:rPr>
        <w:t xml:space="preserve">а)       </w:t>
      </w:r>
      <w:r>
        <w:rPr>
          <w:noProof/>
        </w:rPr>
        <w:drawing>
          <wp:inline distT="0" distB="0" distL="0" distR="0" wp14:anchorId="4EF3786C" wp14:editId="6D5FA425">
            <wp:extent cx="3295650" cy="1381125"/>
            <wp:effectExtent l="0" t="0" r="0" b="9525"/>
            <wp:docPr id="4" name="Рисунок 4"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ужинный маятник - Автоматизированная Интернет-система формирования баз  данных репродуктивных и формализованных описаний естественнонаучных и  научно-технических эффектов"/>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5650" cy="1381125"/>
                    </a:xfrm>
                    <a:prstGeom prst="rect">
                      <a:avLst/>
                    </a:prstGeom>
                    <a:noFill/>
                    <a:ln>
                      <a:noFill/>
                    </a:ln>
                  </pic:spPr>
                </pic:pic>
              </a:graphicData>
            </a:graphic>
          </wp:inline>
        </w:drawing>
      </w:r>
      <w:r>
        <w:rPr>
          <w:noProof/>
        </w:rPr>
        <w:t>б)</w:t>
      </w:r>
    </w:p>
    <w:p w14:paraId="4E1C95D5" w14:textId="375D5ED1" w:rsidR="00661570" w:rsidRPr="00661570" w:rsidRDefault="00661570" w:rsidP="00661570">
      <w:pPr>
        <w:pStyle w:val="ListParagraph"/>
        <w:spacing w:after="0" w:line="360" w:lineRule="auto"/>
        <w:ind w:left="0"/>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lang w:val="uk-UA"/>
        </w:rPr>
        <w:t xml:space="preserve">Рис. 3. Приклади пружинних маятників </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9</w:t>
      </w:r>
      <w:r w:rsidRPr="00661570">
        <w:rPr>
          <w:rFonts w:ascii="Times New Roman" w:hAnsi="Times New Roman" w:cs="Times New Roman"/>
          <w:sz w:val="28"/>
          <w:szCs w:val="28"/>
          <w:shd w:val="clear" w:color="auto" w:fill="FFFFFF"/>
        </w:rPr>
        <w:t>]</w:t>
      </w:r>
      <w:r w:rsidR="00D664F7">
        <w:rPr>
          <w:rFonts w:ascii="Times New Roman" w:hAnsi="Times New Roman" w:cs="Times New Roman"/>
          <w:sz w:val="28"/>
          <w:szCs w:val="28"/>
          <w:shd w:val="clear" w:color="auto" w:fill="FFFFFF"/>
        </w:rPr>
        <w:t>.</w:t>
      </w:r>
    </w:p>
    <w:p w14:paraId="1F73F2F1" w14:textId="77777777" w:rsidR="00661570" w:rsidRDefault="00661570"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p>
    <w:p w14:paraId="5544D6AD" w14:textId="5A7CEA79" w:rsidR="00BD573A" w:rsidRDefault="00BD573A"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Коливання такої системи можуть відбуватися як в горизонтальній так і </w:t>
      </w:r>
      <w:r w:rsidRPr="005B4783">
        <w:rPr>
          <w:rFonts w:ascii="Times New Roman" w:hAnsi="Times New Roman" w:cs="Times New Roman"/>
          <w:i/>
          <w:iCs/>
          <w:sz w:val="28"/>
          <w:szCs w:val="28"/>
          <w:shd w:val="clear" w:color="auto" w:fill="FFFFFF"/>
          <w:lang w:val="uk-UA"/>
        </w:rPr>
        <w:t>вертикальних</w:t>
      </w:r>
      <w:r>
        <w:rPr>
          <w:rFonts w:ascii="Times New Roman" w:hAnsi="Times New Roman" w:cs="Times New Roman"/>
          <w:sz w:val="28"/>
          <w:szCs w:val="28"/>
          <w:shd w:val="clear" w:color="auto" w:fill="FFFFFF"/>
          <w:lang w:val="uk-UA"/>
        </w:rPr>
        <w:t xml:space="preserve"> </w:t>
      </w:r>
      <w:proofErr w:type="spellStart"/>
      <w:r>
        <w:rPr>
          <w:rFonts w:ascii="Times New Roman" w:hAnsi="Times New Roman" w:cs="Times New Roman"/>
          <w:sz w:val="28"/>
          <w:szCs w:val="28"/>
          <w:shd w:val="clear" w:color="auto" w:fill="FFFFFF"/>
          <w:lang w:val="uk-UA"/>
        </w:rPr>
        <w:t>площинах</w:t>
      </w:r>
      <w:proofErr w:type="spellEnd"/>
      <w:r w:rsidR="00661570">
        <w:rPr>
          <w:rFonts w:ascii="Times New Roman" w:hAnsi="Times New Roman" w:cs="Times New Roman"/>
          <w:sz w:val="28"/>
          <w:szCs w:val="28"/>
          <w:shd w:val="clear" w:color="auto" w:fill="FFFFFF"/>
          <w:lang w:val="uk-UA"/>
        </w:rPr>
        <w:t xml:space="preserve"> (рис.3, а, б)</w:t>
      </w:r>
      <w:r>
        <w:rPr>
          <w:rFonts w:ascii="Times New Roman" w:hAnsi="Times New Roman" w:cs="Times New Roman"/>
          <w:sz w:val="28"/>
          <w:szCs w:val="28"/>
          <w:shd w:val="clear" w:color="auto" w:fill="FFFFFF"/>
          <w:lang w:val="uk-UA"/>
        </w:rPr>
        <w:t xml:space="preserve">. </w:t>
      </w:r>
      <w:r w:rsidR="005B4783">
        <w:rPr>
          <w:rFonts w:ascii="Times New Roman" w:hAnsi="Times New Roman" w:cs="Times New Roman"/>
          <w:sz w:val="28"/>
          <w:szCs w:val="28"/>
          <w:shd w:val="clear" w:color="auto" w:fill="FFFFFF"/>
          <w:lang w:val="uk-UA"/>
        </w:rPr>
        <w:t>Період коливань такого маятника залежить запишеться як:</w:t>
      </w:r>
    </w:p>
    <w:p w14:paraId="60ADC54E" w14:textId="336F8DD2" w:rsidR="005B4783" w:rsidRDefault="005B4783"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m:oMathPara>
        <m:oMath>
          <m:r>
            <w:rPr>
              <w:rFonts w:ascii="Cambria Math" w:hAnsi="Cambria Math" w:cs="Times New Roman"/>
              <w:sz w:val="28"/>
              <w:szCs w:val="28"/>
              <w:shd w:val="clear" w:color="auto" w:fill="FFFFFF"/>
              <w:lang w:val="uk-UA"/>
            </w:rPr>
            <m:t>T=2π</m:t>
          </m:r>
          <m:rad>
            <m:radPr>
              <m:degHide m:val="1"/>
              <m:ctrlPr>
                <w:rPr>
                  <w:rFonts w:ascii="Cambria Math" w:hAnsi="Cambria Math" w:cs="Times New Roman"/>
                  <w:i/>
                  <w:sz w:val="28"/>
                  <w:szCs w:val="28"/>
                  <w:shd w:val="clear" w:color="auto" w:fill="FFFFFF"/>
                  <w:lang w:val="uk-UA"/>
                </w:rPr>
              </m:ctrlPr>
            </m:radPr>
            <m:deg/>
            <m:e>
              <m:f>
                <m:fPr>
                  <m:ctrlPr>
                    <w:rPr>
                      <w:rFonts w:ascii="Cambria Math" w:hAnsi="Cambria Math" w:cs="Times New Roman"/>
                      <w:i/>
                      <w:sz w:val="28"/>
                      <w:szCs w:val="28"/>
                      <w:shd w:val="clear" w:color="auto" w:fill="FFFFFF"/>
                      <w:lang w:val="uk-UA"/>
                    </w:rPr>
                  </m:ctrlPr>
                </m:fPr>
                <m:num>
                  <m:r>
                    <w:rPr>
                      <w:rFonts w:ascii="Cambria Math" w:hAnsi="Cambria Math" w:cs="Times New Roman"/>
                      <w:sz w:val="28"/>
                      <w:szCs w:val="28"/>
                      <w:shd w:val="clear" w:color="auto" w:fill="FFFFFF"/>
                      <w:lang w:val="uk-UA"/>
                    </w:rPr>
                    <m:t>m</m:t>
                  </m:r>
                </m:num>
                <m:den>
                  <m:r>
                    <w:rPr>
                      <w:rFonts w:ascii="Cambria Math" w:hAnsi="Cambria Math" w:cs="Times New Roman"/>
                      <w:sz w:val="28"/>
                      <w:szCs w:val="28"/>
                      <w:shd w:val="clear" w:color="auto" w:fill="FFFFFF"/>
                      <w:lang w:val="uk-UA"/>
                    </w:rPr>
                    <m:t>k</m:t>
                  </m:r>
                </m:den>
              </m:f>
            </m:e>
          </m:rad>
        </m:oMath>
      </m:oMathPara>
    </w:p>
    <w:p w14:paraId="7371C086" w14:textId="0137A065" w:rsidR="00C0111F" w:rsidRPr="00CE587F" w:rsidRDefault="00825047"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23678C">
        <w:rPr>
          <w:rFonts w:ascii="Times New Roman" w:hAnsi="Times New Roman" w:cs="Times New Roman"/>
          <w:sz w:val="28"/>
          <w:szCs w:val="28"/>
          <w:shd w:val="clear" w:color="auto" w:fill="FFFFFF"/>
          <w:lang w:val="uk-UA"/>
        </w:rPr>
        <w:lastRenderedPageBreak/>
        <w:t>В нашому випадку</w:t>
      </w:r>
      <w:r w:rsidRPr="00CE587F">
        <w:rPr>
          <w:rFonts w:ascii="Times New Roman" w:hAnsi="Times New Roman" w:cs="Times New Roman"/>
          <w:sz w:val="28"/>
          <w:szCs w:val="28"/>
          <w:shd w:val="clear" w:color="auto" w:fill="FFFFFF"/>
          <w:lang w:val="uk-UA"/>
        </w:rPr>
        <w:t xml:space="preserve"> замість пружини ми обрали р</w:t>
      </w:r>
      <w:r w:rsidR="0023678C">
        <w:rPr>
          <w:rFonts w:ascii="Times New Roman" w:hAnsi="Times New Roman" w:cs="Times New Roman"/>
          <w:sz w:val="28"/>
          <w:szCs w:val="28"/>
          <w:shd w:val="clear" w:color="auto" w:fill="FFFFFF"/>
          <w:lang w:val="uk-UA"/>
        </w:rPr>
        <w:t>е</w:t>
      </w:r>
      <w:r w:rsidRPr="00CE587F">
        <w:rPr>
          <w:rFonts w:ascii="Times New Roman" w:hAnsi="Times New Roman" w:cs="Times New Roman"/>
          <w:sz w:val="28"/>
          <w:szCs w:val="28"/>
          <w:shd w:val="clear" w:color="auto" w:fill="FFFFFF"/>
          <w:lang w:val="uk-UA"/>
        </w:rPr>
        <w:t xml:space="preserve">зинку. </w:t>
      </w:r>
      <w:r w:rsidR="00BD573A">
        <w:rPr>
          <w:rFonts w:ascii="Times New Roman" w:hAnsi="Times New Roman" w:cs="Times New Roman"/>
          <w:sz w:val="28"/>
          <w:szCs w:val="28"/>
          <w:shd w:val="clear" w:color="auto" w:fill="FFFFFF"/>
          <w:lang w:val="uk-UA"/>
        </w:rPr>
        <w:t>Коливання будуть здійснюватися у вертикальній площині.</w:t>
      </w:r>
    </w:p>
    <w:p w14:paraId="788C2065" w14:textId="77777777" w:rsidR="005B4783" w:rsidRDefault="00825047" w:rsidP="005B4783">
      <w:pPr>
        <w:pStyle w:val="ListParagraph"/>
        <w:spacing w:after="0" w:line="360" w:lineRule="auto"/>
        <w:ind w:left="0" w:firstLine="720"/>
        <w:jc w:val="both"/>
        <w:rPr>
          <w:rFonts w:ascii="Times New Roman" w:hAnsi="Times New Roman" w:cs="Times New Roman"/>
          <w:sz w:val="28"/>
          <w:szCs w:val="28"/>
          <w:shd w:val="clear" w:color="auto" w:fill="FFFFFF"/>
          <w:lang w:val="uk-UA"/>
        </w:rPr>
      </w:pPr>
      <w:r w:rsidRPr="00CE587F">
        <w:rPr>
          <w:rFonts w:ascii="Times New Roman" w:hAnsi="Times New Roman" w:cs="Times New Roman"/>
          <w:sz w:val="28"/>
          <w:szCs w:val="28"/>
          <w:shd w:val="clear" w:color="auto" w:fill="FFFFFF"/>
          <w:lang w:val="uk-UA"/>
        </w:rPr>
        <w:t xml:space="preserve">Коефіцієнт жорсткості в нашому випадку буде розраховуватися </w:t>
      </w:r>
      <w:r w:rsidR="00BD573A">
        <w:rPr>
          <w:rFonts w:ascii="Times New Roman" w:hAnsi="Times New Roman" w:cs="Times New Roman"/>
          <w:sz w:val="28"/>
          <w:szCs w:val="28"/>
          <w:shd w:val="clear" w:color="auto" w:fill="FFFFFF"/>
          <w:lang w:val="uk-UA"/>
        </w:rPr>
        <w:t>за формулою:</w:t>
      </w:r>
    </w:p>
    <w:p w14:paraId="33F80647" w14:textId="362AEFEA" w:rsidR="00825047" w:rsidRDefault="005B4783" w:rsidP="005B4783">
      <w:pPr>
        <w:pStyle w:val="ListParagraph"/>
        <w:spacing w:after="0" w:line="360" w:lineRule="auto"/>
        <w:ind w:left="0" w:firstLine="720"/>
        <w:jc w:val="center"/>
        <w:rPr>
          <w:rFonts w:ascii="Times New Roman" w:hAnsi="Times New Roman" w:cs="Times New Roman"/>
          <w:sz w:val="28"/>
          <w:szCs w:val="28"/>
          <w:shd w:val="clear" w:color="auto" w:fill="FFFFFF"/>
          <w:lang w:val="uk-UA"/>
        </w:rPr>
      </w:pPr>
      <m:oMath>
        <m:r>
          <w:rPr>
            <w:rFonts w:ascii="Cambria Math" w:hAnsi="Cambria Math" w:cs="Times New Roman"/>
            <w:sz w:val="36"/>
            <w:szCs w:val="36"/>
            <w:shd w:val="clear" w:color="auto" w:fill="FFFFFF"/>
            <w:lang w:val="uk-UA"/>
          </w:rPr>
          <m:t>k=E</m:t>
        </m:r>
        <m:f>
          <m:fPr>
            <m:ctrlPr>
              <w:rPr>
                <w:rFonts w:ascii="Cambria Math" w:hAnsi="Cambria Math" w:cs="Times New Roman"/>
                <w:i/>
                <w:sz w:val="36"/>
                <w:szCs w:val="36"/>
                <w:shd w:val="clear" w:color="auto" w:fill="FFFFFF"/>
                <w:lang w:val="uk-UA"/>
              </w:rPr>
            </m:ctrlPr>
          </m:fPr>
          <m:num>
            <m:r>
              <w:rPr>
                <w:rFonts w:ascii="Cambria Math" w:hAnsi="Cambria Math" w:cs="Times New Roman"/>
                <w:sz w:val="36"/>
                <w:szCs w:val="36"/>
                <w:shd w:val="clear" w:color="auto" w:fill="FFFFFF"/>
                <w:lang w:val="uk-UA"/>
              </w:rPr>
              <m:t>s</m:t>
            </m:r>
          </m:num>
          <m:den>
            <m:sSub>
              <m:sSubPr>
                <m:ctrlPr>
                  <w:rPr>
                    <w:rFonts w:ascii="Cambria Math" w:hAnsi="Cambria Math" w:cs="Times New Roman"/>
                    <w:i/>
                    <w:sz w:val="36"/>
                    <w:szCs w:val="36"/>
                    <w:shd w:val="clear" w:color="auto" w:fill="FFFFFF"/>
                    <w:lang w:val="uk-UA"/>
                  </w:rPr>
                </m:ctrlPr>
              </m:sSubPr>
              <m:e>
                <m:r>
                  <w:rPr>
                    <w:rFonts w:ascii="Cambria Math" w:hAnsi="Cambria Math" w:cs="Times New Roman"/>
                    <w:sz w:val="36"/>
                    <w:szCs w:val="36"/>
                    <w:shd w:val="clear" w:color="auto" w:fill="FFFFFF"/>
                    <w:lang w:val="uk-UA"/>
                  </w:rPr>
                  <m:t>l</m:t>
                </m:r>
              </m:e>
              <m:sub>
                <m:r>
                  <w:rPr>
                    <w:rFonts w:ascii="Cambria Math" w:hAnsi="Cambria Math" w:cs="Times New Roman"/>
                    <w:sz w:val="36"/>
                    <w:szCs w:val="36"/>
                    <w:shd w:val="clear" w:color="auto" w:fill="FFFFFF"/>
                    <w:lang w:val="uk-UA"/>
                  </w:rPr>
                  <m:t>0</m:t>
                </m:r>
              </m:sub>
            </m:sSub>
          </m:den>
        </m:f>
      </m:oMath>
      <w:r>
        <w:rPr>
          <w:rFonts w:ascii="Times New Roman" w:eastAsiaTheme="minorEastAsia" w:hAnsi="Times New Roman" w:cs="Times New Roman"/>
          <w:sz w:val="36"/>
          <w:szCs w:val="36"/>
          <w:shd w:val="clear" w:color="auto" w:fill="FFFFFF"/>
          <w:lang w:val="uk-UA"/>
        </w:rPr>
        <w:t>,</w:t>
      </w:r>
    </w:p>
    <w:p w14:paraId="1FC964E2" w14:textId="6AECFFEB" w:rsidR="005B4783" w:rsidRPr="005B4783" w:rsidRDefault="005B4783" w:rsidP="005B4783">
      <w:pPr>
        <w:pStyle w:val="ListParagraph"/>
        <w:spacing w:after="0" w:line="360" w:lineRule="auto"/>
        <w:ind w:left="0" w:firstLine="720"/>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lang w:val="uk-UA"/>
        </w:rPr>
        <w:t xml:space="preserve">де </w:t>
      </w:r>
      <w:r>
        <w:rPr>
          <w:rFonts w:ascii="Times New Roman" w:eastAsiaTheme="minorEastAsia" w:hAnsi="Times New Roman" w:cs="Times New Roman"/>
          <w:i/>
          <w:iCs/>
          <w:sz w:val="28"/>
          <w:szCs w:val="28"/>
          <w:shd w:val="clear" w:color="auto" w:fill="FFFFFF"/>
          <w:lang w:val="en-US"/>
        </w:rPr>
        <w:t>E</w:t>
      </w:r>
      <w:r w:rsidRPr="005B4783">
        <w:rPr>
          <w:rFonts w:ascii="Times New Roman" w:eastAsiaTheme="minorEastAsia" w:hAnsi="Times New Roman" w:cs="Times New Roman"/>
          <w:sz w:val="28"/>
          <w:szCs w:val="28"/>
          <w:shd w:val="clear" w:color="auto" w:fill="FFFFFF"/>
          <w:lang w:val="uk-UA"/>
        </w:rPr>
        <w:t xml:space="preserve"> – Модуль Юнга, </w:t>
      </w:r>
      <w:r>
        <w:rPr>
          <w:rFonts w:ascii="Times New Roman" w:eastAsiaTheme="minorEastAsia" w:hAnsi="Times New Roman" w:cs="Times New Roman"/>
          <w:i/>
          <w:iCs/>
          <w:sz w:val="28"/>
          <w:szCs w:val="28"/>
          <w:shd w:val="clear" w:color="auto" w:fill="FFFFFF"/>
          <w:lang w:val="en-US"/>
        </w:rPr>
        <w:t>S</w:t>
      </w:r>
      <w:r w:rsidRPr="005B4783">
        <w:rPr>
          <w:rFonts w:ascii="Times New Roman" w:eastAsiaTheme="minorEastAsia" w:hAnsi="Times New Roman" w:cs="Times New Roman"/>
          <w:sz w:val="28"/>
          <w:szCs w:val="28"/>
          <w:shd w:val="clear" w:color="auto" w:fill="FFFFFF"/>
          <w:lang w:val="uk-UA"/>
        </w:rPr>
        <w:t xml:space="preserve"> </w:t>
      </w:r>
      <w:r>
        <w:rPr>
          <w:rFonts w:ascii="Times New Roman" w:eastAsiaTheme="minorEastAsia" w:hAnsi="Times New Roman" w:cs="Times New Roman"/>
          <w:sz w:val="28"/>
          <w:szCs w:val="28"/>
          <w:shd w:val="clear" w:color="auto" w:fill="FFFFFF"/>
          <w:lang w:val="uk-UA"/>
        </w:rPr>
        <w:t>–</w:t>
      </w:r>
      <w:r w:rsidRPr="005B4783">
        <w:rPr>
          <w:rFonts w:ascii="Times New Roman" w:eastAsiaTheme="minorEastAsia" w:hAnsi="Times New Roman" w:cs="Times New Roman"/>
          <w:sz w:val="28"/>
          <w:szCs w:val="28"/>
          <w:shd w:val="clear" w:color="auto" w:fill="FFFFFF"/>
          <w:lang w:val="uk-UA"/>
        </w:rPr>
        <w:t xml:space="preserve"> п</w:t>
      </w:r>
      <w:r>
        <w:rPr>
          <w:rFonts w:ascii="Times New Roman" w:eastAsiaTheme="minorEastAsia" w:hAnsi="Times New Roman" w:cs="Times New Roman"/>
          <w:sz w:val="28"/>
          <w:szCs w:val="28"/>
          <w:shd w:val="clear" w:color="auto" w:fill="FFFFFF"/>
          <w:lang w:val="uk-UA"/>
        </w:rPr>
        <w:t xml:space="preserve">лоща поперечного перерізу, </w:t>
      </w:r>
      <w:r>
        <w:rPr>
          <w:rFonts w:ascii="Times New Roman" w:eastAsiaTheme="minorEastAsia" w:hAnsi="Times New Roman" w:cs="Times New Roman"/>
          <w:i/>
          <w:iCs/>
          <w:sz w:val="28"/>
          <w:szCs w:val="28"/>
          <w:shd w:val="clear" w:color="auto" w:fill="FFFFFF"/>
          <w:lang w:val="en-US"/>
        </w:rPr>
        <w:t>l</w:t>
      </w:r>
      <w:r w:rsidRPr="005B4783">
        <w:rPr>
          <w:rFonts w:ascii="Times New Roman" w:eastAsiaTheme="minorEastAsia" w:hAnsi="Times New Roman" w:cs="Times New Roman"/>
          <w:i/>
          <w:iCs/>
          <w:sz w:val="28"/>
          <w:szCs w:val="28"/>
          <w:shd w:val="clear" w:color="auto" w:fill="FFFFFF"/>
          <w:vertAlign w:val="subscript"/>
        </w:rPr>
        <w:t>0</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w:t>
      </w:r>
      <w:r w:rsidRPr="005B478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початкова </w:t>
      </w:r>
      <w:r w:rsidRPr="00D02E8C">
        <w:rPr>
          <w:rFonts w:ascii="Times New Roman" w:eastAsiaTheme="minorEastAsia" w:hAnsi="Times New Roman" w:cs="Times New Roman"/>
          <w:sz w:val="28"/>
          <w:szCs w:val="28"/>
          <w:shd w:val="clear" w:color="auto" w:fill="FFFFFF"/>
          <w:lang w:val="uk-UA"/>
        </w:rPr>
        <w:t xml:space="preserve">довжина </w:t>
      </w:r>
      <w:r w:rsidR="00D02E8C" w:rsidRPr="00D02E8C">
        <w:rPr>
          <w:rFonts w:ascii="Times New Roman" w:eastAsiaTheme="minorEastAsia" w:hAnsi="Times New Roman" w:cs="Times New Roman"/>
          <w:sz w:val="28"/>
          <w:szCs w:val="28"/>
          <w:shd w:val="clear" w:color="auto" w:fill="FFFFFF"/>
          <w:lang w:val="uk-UA"/>
        </w:rPr>
        <w:t>резинки</w:t>
      </w:r>
      <w:r w:rsidR="00D02E8C">
        <w:rPr>
          <w:rFonts w:ascii="Times New Roman" w:eastAsiaTheme="minorEastAsia" w:hAnsi="Times New Roman" w:cs="Times New Roman"/>
          <w:sz w:val="28"/>
          <w:szCs w:val="28"/>
          <w:shd w:val="clear" w:color="auto" w:fill="FFFFFF"/>
        </w:rPr>
        <w:t>.</w:t>
      </w:r>
    </w:p>
    <w:p w14:paraId="5A224B1B" w14:textId="76B501AA" w:rsidR="005B4783" w:rsidRDefault="00F43C3B" w:rsidP="00C0111F">
      <w:pPr>
        <w:pStyle w:val="ListParagraph"/>
        <w:spacing w:after="0" w:line="360" w:lineRule="auto"/>
        <w:ind w:left="0" w:firstLine="720"/>
        <w:jc w:val="both"/>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 xml:space="preserve">Детальніше з особливостями коливань маятників можна ознайомитися з загального курсу фізики: Механіка </w:t>
      </w:r>
      <w:r w:rsidRPr="00F43C3B">
        <w:rPr>
          <w:rFonts w:ascii="Times New Roman" w:hAnsi="Times New Roman" w:cs="Times New Roman"/>
          <w:sz w:val="28"/>
          <w:szCs w:val="28"/>
          <w:shd w:val="clear" w:color="auto" w:fill="FFFFFF"/>
        </w:rPr>
        <w:t>[</w:t>
      </w:r>
      <w:r w:rsidR="003C789B">
        <w:rPr>
          <w:rFonts w:ascii="Times New Roman" w:hAnsi="Times New Roman" w:cs="Times New Roman"/>
          <w:sz w:val="28"/>
          <w:szCs w:val="28"/>
          <w:shd w:val="clear" w:color="auto" w:fill="FFFFFF"/>
        </w:rPr>
        <w:t>1, 2, 3</w:t>
      </w:r>
      <w:r w:rsidRPr="00F43C3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lang w:val="uk-UA"/>
        </w:rPr>
        <w:t>.</w:t>
      </w:r>
    </w:p>
    <w:p w14:paraId="052E735C" w14:textId="7F3A9144" w:rsidR="00C0111F" w:rsidRPr="00D02E8C" w:rsidRDefault="00D02E8C" w:rsidP="00D02E8C">
      <w:pPr>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br w:type="page"/>
      </w:r>
    </w:p>
    <w:p w14:paraId="2ED469E1" w14:textId="0BF9B200" w:rsidR="00A71214" w:rsidRPr="00CE587F" w:rsidRDefault="00A71214" w:rsidP="00A71214">
      <w:pPr>
        <w:spacing w:after="0" w:line="360" w:lineRule="auto"/>
        <w:jc w:val="center"/>
        <w:outlineLvl w:val="0"/>
        <w:rPr>
          <w:rFonts w:ascii="Times New Roman" w:eastAsia="Times New Roman" w:hAnsi="Times New Roman" w:cs="Times New Roman"/>
          <w:b/>
          <w:color w:val="000000"/>
          <w:kern w:val="36"/>
          <w:sz w:val="32"/>
          <w:szCs w:val="32"/>
          <w:lang w:val="uk-UA" w:eastAsia="ru-RU"/>
        </w:rPr>
      </w:pPr>
      <w:r w:rsidRPr="00CE587F">
        <w:rPr>
          <w:rFonts w:ascii="Times New Roman" w:eastAsia="Times New Roman" w:hAnsi="Times New Roman" w:cs="Times New Roman"/>
          <w:b/>
          <w:color w:val="000000"/>
          <w:kern w:val="36"/>
          <w:sz w:val="32"/>
          <w:szCs w:val="32"/>
          <w:lang w:val="uk-UA" w:eastAsia="ru-RU"/>
        </w:rPr>
        <w:lastRenderedPageBreak/>
        <w:t>Розділ 2.</w:t>
      </w:r>
      <w:r w:rsidR="008E00BD" w:rsidRPr="00CE587F">
        <w:rPr>
          <w:rFonts w:ascii="Times New Roman" w:eastAsia="Times New Roman" w:hAnsi="Times New Roman" w:cs="Times New Roman"/>
          <w:b/>
          <w:color w:val="000000"/>
          <w:kern w:val="36"/>
          <w:sz w:val="32"/>
          <w:szCs w:val="32"/>
          <w:lang w:val="uk-UA" w:eastAsia="ru-RU"/>
        </w:rPr>
        <w:t xml:space="preserve"> Віртуальні фізичні моделі</w:t>
      </w:r>
      <w:r w:rsidRPr="00CE587F">
        <w:rPr>
          <w:rFonts w:ascii="Times New Roman" w:eastAsia="Times New Roman" w:hAnsi="Times New Roman" w:cs="Times New Roman"/>
          <w:b/>
          <w:color w:val="000000"/>
          <w:kern w:val="36"/>
          <w:sz w:val="32"/>
          <w:szCs w:val="32"/>
          <w:lang w:val="uk-UA" w:eastAsia="ru-RU"/>
        </w:rPr>
        <w:t xml:space="preserve"> маятників</w:t>
      </w:r>
    </w:p>
    <w:p w14:paraId="470C8D65" w14:textId="77777777" w:rsidR="0064342F" w:rsidRPr="00CE587F" w:rsidRDefault="0064342F" w:rsidP="00384DC6">
      <w:pPr>
        <w:spacing w:before="100" w:beforeAutospacing="1" w:after="100" w:afterAutospacing="1" w:line="360" w:lineRule="auto"/>
        <w:ind w:firstLine="720"/>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Наш експеримент ґрунтується на створенні програми, яка дозволить будь-кому виконувати лабораторні та практичні завдання із загального курсу фізики в дистанційному режимі, завдяки віртуальним фізичним моделям.</w:t>
      </w:r>
    </w:p>
    <w:p w14:paraId="61E17DDA" w14:textId="5D652488" w:rsidR="00524D8A" w:rsidRPr="00CE587F" w:rsidRDefault="00524D8A" w:rsidP="00A71214">
      <w:pPr>
        <w:spacing w:after="0" w:line="360" w:lineRule="auto"/>
        <w:jc w:val="both"/>
        <w:rPr>
          <w:rFonts w:ascii="Times New Roman" w:hAnsi="Times New Roman" w:cs="Times New Roman"/>
          <w:bCs/>
          <w:color w:val="000000"/>
          <w:sz w:val="28"/>
          <w:szCs w:val="28"/>
          <w:shd w:val="clear" w:color="auto" w:fill="F9F9F9"/>
          <w:lang w:val="uk-UA"/>
        </w:rPr>
      </w:pPr>
      <w:r w:rsidRPr="00CE587F">
        <w:rPr>
          <w:rFonts w:ascii="Times New Roman" w:eastAsia="Times New Roman" w:hAnsi="Times New Roman" w:cs="Times New Roman"/>
          <w:color w:val="000000"/>
          <w:sz w:val="28"/>
          <w:szCs w:val="28"/>
          <w:lang w:val="uk-UA" w:eastAsia="ru-RU"/>
        </w:rPr>
        <w:t>Для моделювання</w:t>
      </w:r>
      <w:r w:rsidR="0016532B" w:rsidRPr="00CE587F">
        <w:rPr>
          <w:rFonts w:ascii="Times New Roman" w:eastAsia="Times New Roman" w:hAnsi="Times New Roman" w:cs="Times New Roman"/>
          <w:color w:val="000000"/>
          <w:sz w:val="28"/>
          <w:szCs w:val="28"/>
          <w:lang w:val="uk-UA" w:eastAsia="ru-RU"/>
        </w:rPr>
        <w:t xml:space="preserve"> фізичних процесів та створення програмно</w:t>
      </w:r>
      <w:r w:rsidR="00005981" w:rsidRPr="00CE587F">
        <w:rPr>
          <w:rFonts w:ascii="Times New Roman" w:eastAsia="Times New Roman" w:hAnsi="Times New Roman" w:cs="Times New Roman"/>
          <w:color w:val="000000"/>
          <w:sz w:val="28"/>
          <w:szCs w:val="28"/>
          <w:lang w:val="uk-UA" w:eastAsia="ru-RU"/>
        </w:rPr>
        <w:t>го середовища було вибрано мову програмування</w:t>
      </w:r>
      <w:r w:rsidR="0016532B"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 xml:space="preserve"> «</w:t>
      </w:r>
      <w:proofErr w:type="spellStart"/>
      <w:r w:rsidR="00253F48" w:rsidRPr="00CE587F">
        <w:rPr>
          <w:rFonts w:ascii="Times New Roman" w:eastAsia="Times New Roman" w:hAnsi="Times New Roman" w:cs="Times New Roman"/>
          <w:color w:val="000000"/>
          <w:sz w:val="28"/>
          <w:szCs w:val="28"/>
          <w:lang w:val="uk-UA" w:eastAsia="ru-RU"/>
        </w:rPr>
        <w:t>JavaScript</w:t>
      </w:r>
      <w:proofErr w:type="spellEnd"/>
      <w:r w:rsidR="0064342F" w:rsidRPr="00CE587F">
        <w:rPr>
          <w:rFonts w:ascii="Times New Roman" w:eastAsia="Times New Roman" w:hAnsi="Times New Roman" w:cs="Times New Roman"/>
          <w:color w:val="000000"/>
          <w:sz w:val="28"/>
          <w:szCs w:val="28"/>
          <w:lang w:val="uk-UA" w:eastAsia="ru-RU"/>
        </w:rPr>
        <w:t>»</w:t>
      </w:r>
      <w:r w:rsidR="00253F48" w:rsidRPr="00CE587F">
        <w:rPr>
          <w:rFonts w:ascii="Times New Roman" w:eastAsia="Times New Roman" w:hAnsi="Times New Roman" w:cs="Times New Roman"/>
          <w:color w:val="000000"/>
          <w:sz w:val="28"/>
          <w:szCs w:val="28"/>
          <w:lang w:val="uk-UA" w:eastAsia="ru-RU"/>
        </w:rPr>
        <w:t xml:space="preserve"> стандарту «ES6».</w:t>
      </w:r>
      <w:r w:rsidR="00384DC6" w:rsidRPr="00CE587F">
        <w:rPr>
          <w:rFonts w:ascii="Times New Roman" w:eastAsia="Times New Roman" w:hAnsi="Times New Roman" w:cs="Times New Roman"/>
          <w:color w:val="000000"/>
          <w:sz w:val="28"/>
          <w:szCs w:val="28"/>
          <w:lang w:val="uk-UA" w:eastAsia="ru-RU"/>
        </w:rPr>
        <w:t xml:space="preserve"> </w:t>
      </w:r>
      <w:r w:rsidR="00253F48" w:rsidRPr="00CE587F">
        <w:rPr>
          <w:rFonts w:ascii="Times New Roman" w:eastAsia="Times New Roman" w:hAnsi="Times New Roman" w:cs="Times New Roman"/>
          <w:color w:val="000000"/>
          <w:sz w:val="28"/>
          <w:szCs w:val="28"/>
          <w:lang w:val="uk-UA" w:eastAsia="ru-RU"/>
        </w:rPr>
        <w:t>Також було застосовано наступні допоміжні інструменти:</w:t>
      </w:r>
    </w:p>
    <w:p w14:paraId="22A5FB13" w14:textId="77777777" w:rsidR="00253F48" w:rsidRPr="00CE587F" w:rsidRDefault="00253F48" w:rsidP="0075422E">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«HTML»</w:t>
      </w:r>
      <w:r w:rsidR="00005981" w:rsidRPr="00CE587F">
        <w:rPr>
          <w:rFonts w:ascii="Times New Roman" w:eastAsia="Times New Roman" w:hAnsi="Times New Roman" w:cs="Times New Roman"/>
          <w:b/>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для написання структури веб-сайту</w:t>
      </w:r>
      <w:r w:rsidR="00005981" w:rsidRPr="00CE587F">
        <w:rPr>
          <w:rFonts w:ascii="Times New Roman" w:eastAsia="Times New Roman" w:hAnsi="Times New Roman" w:cs="Times New Roman"/>
          <w:color w:val="000000"/>
          <w:sz w:val="28"/>
          <w:szCs w:val="28"/>
          <w:lang w:val="uk-UA" w:eastAsia="ru-RU"/>
        </w:rPr>
        <w:t>;</w:t>
      </w:r>
    </w:p>
    <w:p w14:paraId="549DCA70" w14:textId="77777777" w:rsidR="00253F48" w:rsidRPr="00CE587F" w:rsidRDefault="00253F48" w:rsidP="0075422E">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«СSS»</w:t>
      </w:r>
      <w:r w:rsidR="00005981" w:rsidRPr="00CE587F">
        <w:rPr>
          <w:rFonts w:ascii="Times New Roman" w:eastAsia="Times New Roman" w:hAnsi="Times New Roman" w:cs="Times New Roman"/>
          <w:color w:val="000000"/>
          <w:sz w:val="28"/>
          <w:szCs w:val="28"/>
          <w:lang w:val="uk-UA" w:eastAsia="ru-RU"/>
        </w:rPr>
        <w:t xml:space="preserve"> </w:t>
      </w:r>
      <w:r w:rsidR="00005981" w:rsidRPr="00CE587F">
        <w:rPr>
          <w:rFonts w:ascii="Times New Roman" w:eastAsia="Times New Roman" w:hAnsi="Times New Roman" w:cs="Times New Roman"/>
          <w:color w:val="000000"/>
          <w:kern w:val="36"/>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для стилізації цієї структури</w:t>
      </w:r>
      <w:r w:rsidR="00005981" w:rsidRPr="00CE587F">
        <w:rPr>
          <w:rFonts w:ascii="Times New Roman" w:eastAsia="Times New Roman" w:hAnsi="Times New Roman" w:cs="Times New Roman"/>
          <w:color w:val="000000"/>
          <w:sz w:val="28"/>
          <w:szCs w:val="28"/>
          <w:lang w:val="uk-UA" w:eastAsia="ru-RU"/>
        </w:rPr>
        <w:t>;</w:t>
      </w:r>
    </w:p>
    <w:p w14:paraId="446C0FEA" w14:textId="77777777" w:rsidR="00253F48" w:rsidRPr="00CE587F" w:rsidRDefault="00253F48" w:rsidP="005C2230">
      <w:pPr>
        <w:pStyle w:val="ListParagraph"/>
        <w:numPr>
          <w:ilvl w:val="0"/>
          <w:numId w:val="2"/>
        </w:numPr>
        <w:spacing w:after="0" w:line="360" w:lineRule="auto"/>
        <w:ind w:left="0"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w:t>
      </w:r>
      <w:proofErr w:type="spellStart"/>
      <w:r w:rsidRPr="00CE587F">
        <w:rPr>
          <w:rFonts w:ascii="Times New Roman" w:eastAsia="Times New Roman" w:hAnsi="Times New Roman" w:cs="Times New Roman"/>
          <w:b/>
          <w:color w:val="000000"/>
          <w:sz w:val="28"/>
          <w:szCs w:val="28"/>
          <w:lang w:val="uk-UA" w:eastAsia="ru-RU"/>
        </w:rPr>
        <w:t>Canvas</w:t>
      </w:r>
      <w:proofErr w:type="spellEnd"/>
      <w:r w:rsidRPr="00CE587F">
        <w:rPr>
          <w:rFonts w:ascii="Times New Roman" w:eastAsia="Times New Roman" w:hAnsi="Times New Roman" w:cs="Times New Roman"/>
          <w:b/>
          <w:color w:val="000000"/>
          <w:sz w:val="28"/>
          <w:szCs w:val="28"/>
          <w:lang w:val="uk-UA" w:eastAsia="ru-RU"/>
        </w:rPr>
        <w:t xml:space="preserve"> API»</w:t>
      </w:r>
      <w:r w:rsidR="00D563FF" w:rsidRPr="00CE587F">
        <w:rPr>
          <w:rFonts w:ascii="Times New Roman" w:eastAsia="Times New Roman" w:hAnsi="Times New Roman" w:cs="Times New Roman"/>
          <w:b/>
          <w:color w:val="000000"/>
          <w:sz w:val="28"/>
          <w:szCs w:val="28"/>
          <w:lang w:val="uk-UA" w:eastAsia="ru-RU"/>
        </w:rPr>
        <w:t>,</w:t>
      </w:r>
      <w:r w:rsidR="00AE4C83" w:rsidRPr="00CE587F">
        <w:rPr>
          <w:rFonts w:ascii="Times New Roman" w:eastAsia="Times New Roman" w:hAnsi="Times New Roman" w:cs="Times New Roman"/>
          <w:color w:val="000000"/>
          <w:sz w:val="28"/>
          <w:szCs w:val="28"/>
          <w:lang w:val="uk-UA" w:eastAsia="ru-RU"/>
        </w:rPr>
        <w:t xml:space="preserve"> як допоміжний інструмент</w:t>
      </w:r>
      <w:r w:rsidRPr="00CE587F">
        <w:rPr>
          <w:rFonts w:ascii="Times New Roman" w:eastAsia="Times New Roman" w:hAnsi="Times New Roman" w:cs="Times New Roman"/>
          <w:color w:val="000000"/>
          <w:sz w:val="28"/>
          <w:szCs w:val="28"/>
          <w:lang w:val="uk-UA" w:eastAsia="ru-RU"/>
        </w:rPr>
        <w:t xml:space="preserve"> накладання анімації та створення геометричних форм.</w:t>
      </w:r>
    </w:p>
    <w:p w14:paraId="00AB6D10" w14:textId="4B873C3A" w:rsidR="00D062C2" w:rsidRPr="00CE587F" w:rsidRDefault="00D062C2"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Ключовий вибір мови програмування</w:t>
      </w:r>
      <w:r w:rsidR="00253F48" w:rsidRPr="00CE587F">
        <w:rPr>
          <w:rFonts w:ascii="Times New Roman" w:eastAsia="Times New Roman" w:hAnsi="Times New Roman" w:cs="Times New Roman"/>
          <w:color w:val="000000"/>
          <w:sz w:val="28"/>
          <w:szCs w:val="28"/>
          <w:lang w:val="uk-UA" w:eastAsia="ru-RU"/>
        </w:rPr>
        <w:t xml:space="preserve"> «</w:t>
      </w:r>
      <w:proofErr w:type="spellStart"/>
      <w:r w:rsidR="00253F48" w:rsidRPr="00CE587F">
        <w:rPr>
          <w:rFonts w:ascii="Times New Roman" w:eastAsia="Times New Roman" w:hAnsi="Times New Roman" w:cs="Times New Roman"/>
          <w:color w:val="000000"/>
          <w:sz w:val="28"/>
          <w:szCs w:val="28"/>
          <w:lang w:val="uk-UA" w:eastAsia="ru-RU"/>
        </w:rPr>
        <w:t>JavaScript</w:t>
      </w:r>
      <w:proofErr w:type="spellEnd"/>
      <w:r w:rsidR="00253F48" w:rsidRPr="00CE587F">
        <w:rPr>
          <w:rFonts w:ascii="Times New Roman" w:eastAsia="Times New Roman" w:hAnsi="Times New Roman" w:cs="Times New Roman"/>
          <w:color w:val="000000"/>
          <w:sz w:val="28"/>
          <w:szCs w:val="28"/>
          <w:lang w:val="uk-UA" w:eastAsia="ru-RU"/>
        </w:rPr>
        <w:t>»</w:t>
      </w:r>
      <w:r w:rsidR="00253F48" w:rsidRPr="00CE587F">
        <w:rPr>
          <w:rFonts w:ascii="Times New Roman" w:eastAsia="Times New Roman" w:hAnsi="Times New Roman" w:cs="Times New Roman"/>
          <w:b/>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253F48" w:rsidRPr="003E69D1">
        <w:rPr>
          <w:rFonts w:ascii="Times New Roman" w:eastAsia="Times New Roman" w:hAnsi="Times New Roman" w:cs="Times New Roman"/>
          <w:color w:val="000000" w:themeColor="text1"/>
          <w:sz w:val="28"/>
          <w:szCs w:val="28"/>
          <w:lang w:val="uk-UA" w:eastAsia="ru-RU"/>
        </w:rPr>
        <w:t xml:space="preserve">полягає </w:t>
      </w:r>
      <w:r w:rsidR="005C2230" w:rsidRPr="003E69D1">
        <w:rPr>
          <w:rFonts w:ascii="Times New Roman" w:eastAsia="Times New Roman" w:hAnsi="Times New Roman" w:cs="Times New Roman"/>
          <w:color w:val="000000" w:themeColor="text1"/>
          <w:sz w:val="28"/>
          <w:szCs w:val="28"/>
          <w:lang w:val="uk-UA" w:eastAsia="ru-RU"/>
        </w:rPr>
        <w:t>у тому, що вона є</w:t>
      </w:r>
      <w:r w:rsidR="00253F48" w:rsidRPr="003E69D1">
        <w:rPr>
          <w:rFonts w:ascii="Times New Roman" w:eastAsia="Times New Roman" w:hAnsi="Times New Roman" w:cs="Times New Roman"/>
          <w:color w:val="000000" w:themeColor="text1"/>
          <w:sz w:val="28"/>
          <w:szCs w:val="28"/>
          <w:lang w:val="uk-UA" w:eastAsia="ru-RU"/>
        </w:rPr>
        <w:t xml:space="preserve"> однією з трьох основ створен</w:t>
      </w:r>
      <w:r w:rsidR="004333A1" w:rsidRPr="003E69D1">
        <w:rPr>
          <w:rFonts w:ascii="Times New Roman" w:eastAsia="Times New Roman" w:hAnsi="Times New Roman" w:cs="Times New Roman"/>
          <w:color w:val="000000" w:themeColor="text1"/>
          <w:sz w:val="28"/>
          <w:szCs w:val="28"/>
          <w:lang w:val="uk-UA" w:eastAsia="ru-RU"/>
        </w:rPr>
        <w:t>ня веб-програм.</w:t>
      </w:r>
      <w:r w:rsidR="00AE4C83" w:rsidRPr="003E69D1">
        <w:rPr>
          <w:rFonts w:ascii="Times New Roman" w:eastAsia="Times New Roman" w:hAnsi="Times New Roman" w:cs="Times New Roman"/>
          <w:color w:val="000000" w:themeColor="text1"/>
          <w:sz w:val="28"/>
          <w:szCs w:val="28"/>
          <w:lang w:val="uk-UA" w:eastAsia="ru-RU"/>
        </w:rPr>
        <w:t xml:space="preserve"> Це д</w:t>
      </w:r>
      <w:r w:rsidR="00AE4C83" w:rsidRPr="00CE587F">
        <w:rPr>
          <w:rFonts w:ascii="Times New Roman" w:eastAsia="Times New Roman" w:hAnsi="Times New Roman" w:cs="Times New Roman"/>
          <w:color w:val="000000"/>
          <w:sz w:val="28"/>
          <w:szCs w:val="28"/>
          <w:lang w:val="uk-UA" w:eastAsia="ru-RU"/>
        </w:rPr>
        <w:t>озволяє відкрити програму в</w:t>
      </w:r>
      <w:r w:rsidR="00702B1E" w:rsidRPr="00CE587F">
        <w:rPr>
          <w:rFonts w:ascii="Times New Roman" w:eastAsia="Times New Roman" w:hAnsi="Times New Roman" w:cs="Times New Roman"/>
          <w:color w:val="000000"/>
          <w:sz w:val="28"/>
          <w:szCs w:val="28"/>
          <w:lang w:val="uk-UA" w:eastAsia="ru-RU"/>
        </w:rPr>
        <w:t xml:space="preserve"> будь-</w:t>
      </w:r>
      <w:r w:rsidR="00AE4C83" w:rsidRPr="00CE587F">
        <w:rPr>
          <w:rFonts w:ascii="Times New Roman" w:eastAsia="Times New Roman" w:hAnsi="Times New Roman" w:cs="Times New Roman"/>
          <w:color w:val="000000"/>
          <w:sz w:val="28"/>
          <w:szCs w:val="28"/>
          <w:lang w:val="uk-UA" w:eastAsia="ru-RU"/>
        </w:rPr>
        <w:t xml:space="preserve">якому браузері </w:t>
      </w:r>
      <w:r w:rsidR="00702B1E" w:rsidRPr="00CE587F">
        <w:rPr>
          <w:rFonts w:ascii="Times New Roman" w:eastAsia="Times New Roman" w:hAnsi="Times New Roman" w:cs="Times New Roman"/>
          <w:color w:val="000000"/>
          <w:sz w:val="28"/>
          <w:szCs w:val="28"/>
          <w:lang w:val="uk-UA" w:eastAsia="ru-RU"/>
        </w:rPr>
        <w:t>на будь-якому пристрої.</w:t>
      </w:r>
    </w:p>
    <w:p w14:paraId="2BA35F6A" w14:textId="77777777" w:rsidR="00282F5B" w:rsidRPr="00CE587F" w:rsidRDefault="00282F5B" w:rsidP="00282F5B">
      <w:pPr>
        <w:spacing w:after="0" w:line="360" w:lineRule="auto"/>
        <w:jc w:val="center"/>
        <w:rPr>
          <w:rFonts w:ascii="Times New Roman" w:hAnsi="Times New Roman" w:cs="Times New Roman"/>
          <w:b/>
          <w:bCs/>
          <w:sz w:val="28"/>
          <w:szCs w:val="28"/>
          <w:lang w:val="uk-UA"/>
        </w:rPr>
      </w:pPr>
    </w:p>
    <w:p w14:paraId="4B83A540" w14:textId="575C0A11" w:rsidR="004333A1" w:rsidRPr="00CE587F" w:rsidRDefault="004333A1" w:rsidP="00395014">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 xml:space="preserve">Порядок </w:t>
      </w:r>
      <w:r w:rsidR="00A56FE7"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створення веб-сайту</w:t>
      </w:r>
    </w:p>
    <w:p w14:paraId="14676910" w14:textId="04C5CA96" w:rsidR="004333A1" w:rsidRPr="00CE587F" w:rsidRDefault="004333A1"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3" w:name="_Hlk72973096"/>
      <w:r w:rsidRPr="00CE587F">
        <w:rPr>
          <w:rFonts w:ascii="Times New Roman" w:eastAsia="Times New Roman" w:hAnsi="Times New Roman" w:cs="Times New Roman"/>
          <w:b/>
          <w:color w:val="000000"/>
          <w:sz w:val="28"/>
          <w:szCs w:val="28"/>
          <w:lang w:val="uk-UA" w:eastAsia="ru-RU"/>
        </w:rPr>
        <w:t>2.</w:t>
      </w:r>
      <w:r w:rsidR="0075422E"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.1.</w:t>
      </w:r>
      <w:r w:rsidR="00B1196E" w:rsidRPr="00CE587F">
        <w:rPr>
          <w:rFonts w:ascii="Times New Roman" w:eastAsia="Times New Roman" w:hAnsi="Times New Roman" w:cs="Times New Roman"/>
          <w:b/>
          <w:color w:val="000000"/>
          <w:sz w:val="28"/>
          <w:szCs w:val="28"/>
          <w:lang w:val="uk-UA" w:eastAsia="ru-RU"/>
        </w:rPr>
        <w:t xml:space="preserve"> </w:t>
      </w:r>
      <w:r w:rsidRPr="00CE587F">
        <w:rPr>
          <w:rFonts w:ascii="Times New Roman" w:eastAsia="Times New Roman" w:hAnsi="Times New Roman" w:cs="Times New Roman"/>
          <w:b/>
          <w:color w:val="000000"/>
          <w:sz w:val="28"/>
          <w:szCs w:val="28"/>
          <w:lang w:val="uk-UA" w:eastAsia="ru-RU"/>
        </w:rPr>
        <w:t>Розробка робочого простору у веб-сайті</w:t>
      </w:r>
    </w:p>
    <w:bookmarkEnd w:id="3"/>
    <w:p w14:paraId="5E363D76" w14:textId="1E1E5E2E" w:rsidR="004F5AB3" w:rsidRPr="00CE587F" w:rsidRDefault="0000598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Першим кроком було створення </w:t>
      </w:r>
      <w:r w:rsidR="0064342F" w:rsidRPr="00CE587F">
        <w:rPr>
          <w:rFonts w:ascii="Times New Roman" w:eastAsia="Times New Roman" w:hAnsi="Times New Roman" w:cs="Times New Roman"/>
          <w:color w:val="000000"/>
          <w:sz w:val="28"/>
          <w:szCs w:val="28"/>
          <w:lang w:val="uk-UA" w:eastAsia="ru-RU"/>
        </w:rPr>
        <w:t>«</w:t>
      </w:r>
      <w:r w:rsidR="009E71BE" w:rsidRPr="00CE587F">
        <w:rPr>
          <w:rFonts w:ascii="Times New Roman" w:eastAsia="Times New Roman" w:hAnsi="Times New Roman" w:cs="Times New Roman"/>
          <w:color w:val="000000"/>
          <w:sz w:val="28"/>
          <w:szCs w:val="28"/>
          <w:lang w:val="uk-UA" w:eastAsia="ru-RU"/>
        </w:rPr>
        <w:t>HTML</w:t>
      </w:r>
      <w:r w:rsidR="0064342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файлу</w:t>
      </w:r>
      <w:r w:rsidR="00BB3B5E"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в якому ми</w:t>
      </w:r>
      <w:r w:rsidR="00D563FF" w:rsidRPr="00CE587F">
        <w:rPr>
          <w:rFonts w:ascii="Times New Roman" w:eastAsia="Times New Roman" w:hAnsi="Times New Roman" w:cs="Times New Roman"/>
          <w:color w:val="000000"/>
          <w:sz w:val="28"/>
          <w:szCs w:val="28"/>
          <w:lang w:val="uk-UA" w:eastAsia="ru-RU"/>
        </w:rPr>
        <w:t xml:space="preserve"> підключили </w:t>
      </w:r>
      <w:r w:rsidR="00F3720B" w:rsidRPr="00CE587F">
        <w:rPr>
          <w:rFonts w:ascii="Times New Roman" w:eastAsia="Times New Roman" w:hAnsi="Times New Roman" w:cs="Times New Roman"/>
          <w:color w:val="000000"/>
          <w:sz w:val="28"/>
          <w:szCs w:val="28"/>
          <w:lang w:val="uk-UA" w:eastAsia="ru-RU"/>
        </w:rPr>
        <w:t>наперед</w:t>
      </w:r>
      <w:r w:rsidR="00BB3B5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розроблені</w:t>
      </w:r>
      <w:r w:rsidR="00D563FF"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 xml:space="preserve">стилі  </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CSS</w:t>
      </w:r>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та </w:t>
      </w:r>
      <w:r w:rsidR="00397552" w:rsidRPr="00CE587F">
        <w:rPr>
          <w:rFonts w:ascii="Times New Roman" w:eastAsia="Times New Roman" w:hAnsi="Times New Roman" w:cs="Times New Roman"/>
          <w:color w:val="000000"/>
          <w:sz w:val="28"/>
          <w:szCs w:val="28"/>
          <w:lang w:val="uk-UA" w:eastAsia="ru-RU"/>
        </w:rPr>
        <w:t>«</w:t>
      </w:r>
      <w:proofErr w:type="spellStart"/>
      <w:r w:rsidR="00397552" w:rsidRPr="00CE587F">
        <w:rPr>
          <w:rFonts w:ascii="Times New Roman" w:eastAsia="Times New Roman" w:hAnsi="Times New Roman" w:cs="Times New Roman"/>
          <w:color w:val="000000"/>
          <w:sz w:val="28"/>
          <w:szCs w:val="28"/>
          <w:lang w:val="uk-UA" w:eastAsia="ru-RU"/>
        </w:rPr>
        <w:t>J</w:t>
      </w:r>
      <w:r w:rsidR="00BB3B5E" w:rsidRPr="00CE587F">
        <w:rPr>
          <w:rFonts w:ascii="Times New Roman" w:eastAsia="Times New Roman" w:hAnsi="Times New Roman" w:cs="Times New Roman"/>
          <w:color w:val="000000"/>
          <w:sz w:val="28"/>
          <w:szCs w:val="28"/>
          <w:lang w:val="uk-UA" w:eastAsia="ru-RU"/>
        </w:rPr>
        <w:t>avaScript</w:t>
      </w:r>
      <w:proofErr w:type="spellEnd"/>
      <w:r w:rsidR="00397552" w:rsidRPr="00CE587F">
        <w:rPr>
          <w:rFonts w:ascii="Times New Roman" w:eastAsia="Times New Roman" w:hAnsi="Times New Roman" w:cs="Times New Roman"/>
          <w:color w:val="000000"/>
          <w:sz w:val="28"/>
          <w:szCs w:val="28"/>
          <w:lang w:val="uk-UA" w:eastAsia="ru-RU"/>
        </w:rPr>
        <w:t>»</w:t>
      </w:r>
      <w:r w:rsidR="00BB3B5E" w:rsidRPr="00CE587F">
        <w:rPr>
          <w:rFonts w:ascii="Times New Roman" w:eastAsia="Times New Roman" w:hAnsi="Times New Roman" w:cs="Times New Roman"/>
          <w:color w:val="000000"/>
          <w:sz w:val="28"/>
          <w:szCs w:val="28"/>
          <w:lang w:val="uk-UA" w:eastAsia="ru-RU"/>
        </w:rPr>
        <w:t xml:space="preserve"> файл</w:t>
      </w:r>
      <w:r w:rsidRPr="00CE587F">
        <w:rPr>
          <w:rFonts w:ascii="Times New Roman" w:eastAsia="Times New Roman" w:hAnsi="Times New Roman" w:cs="Times New Roman"/>
          <w:color w:val="000000"/>
          <w:sz w:val="28"/>
          <w:szCs w:val="28"/>
          <w:lang w:val="uk-UA" w:eastAsia="ru-RU"/>
        </w:rPr>
        <w:t xml:space="preserve"> </w:t>
      </w:r>
      <w:r w:rsidR="00BB3B5E" w:rsidRPr="00CE587F">
        <w:rPr>
          <w:rFonts w:ascii="Times New Roman" w:eastAsia="Times New Roman" w:hAnsi="Times New Roman" w:cs="Times New Roman"/>
          <w:color w:val="000000"/>
          <w:sz w:val="28"/>
          <w:szCs w:val="28"/>
          <w:lang w:val="uk-UA" w:eastAsia="ru-RU"/>
        </w:rPr>
        <w:t>.Всі види фізичної симуляції було прийнято писати в &lt;</w:t>
      </w:r>
      <w:proofErr w:type="spellStart"/>
      <w:r w:rsidR="00BB3B5E" w:rsidRPr="00CE587F">
        <w:rPr>
          <w:rFonts w:ascii="Times New Roman" w:eastAsia="Times New Roman" w:hAnsi="Times New Roman" w:cs="Times New Roman"/>
          <w:color w:val="000000"/>
          <w:sz w:val="28"/>
          <w:szCs w:val="28"/>
          <w:lang w:val="uk-UA" w:eastAsia="ru-RU"/>
        </w:rPr>
        <w:t>canvas</w:t>
      </w:r>
      <w:proofErr w:type="spellEnd"/>
      <w:r w:rsidR="00BB3B5E" w:rsidRPr="00CE587F">
        <w:rPr>
          <w:rFonts w:ascii="Times New Roman" w:eastAsia="Times New Roman" w:hAnsi="Times New Roman" w:cs="Times New Roman"/>
          <w:color w:val="000000"/>
          <w:sz w:val="28"/>
          <w:szCs w:val="28"/>
          <w:lang w:val="uk-UA" w:eastAsia="ru-RU"/>
        </w:rPr>
        <w:t>&gt;&lt;/</w:t>
      </w:r>
      <w:proofErr w:type="spellStart"/>
      <w:r w:rsidR="00BB3B5E" w:rsidRPr="00CE587F">
        <w:rPr>
          <w:rFonts w:ascii="Times New Roman" w:eastAsia="Times New Roman" w:hAnsi="Times New Roman" w:cs="Times New Roman"/>
          <w:color w:val="000000"/>
          <w:sz w:val="28"/>
          <w:szCs w:val="28"/>
          <w:lang w:val="uk-UA" w:eastAsia="ru-RU"/>
        </w:rPr>
        <w:t>canvas</w:t>
      </w:r>
      <w:proofErr w:type="spellEnd"/>
      <w:r w:rsidR="00BB3B5E" w:rsidRPr="00CE587F">
        <w:rPr>
          <w:rFonts w:ascii="Times New Roman" w:eastAsia="Times New Roman" w:hAnsi="Times New Roman" w:cs="Times New Roman"/>
          <w:color w:val="000000"/>
          <w:sz w:val="28"/>
          <w:szCs w:val="28"/>
          <w:lang w:val="uk-UA" w:eastAsia="ru-RU"/>
        </w:rPr>
        <w:t>&gt; елементі.</w:t>
      </w:r>
      <w:r w:rsidR="00282F5B" w:rsidRPr="00CE587F">
        <w:rPr>
          <w:rFonts w:ascii="Times New Roman" w:eastAsia="Times New Roman" w:hAnsi="Times New Roman" w:cs="Times New Roman"/>
          <w:color w:val="000000"/>
          <w:sz w:val="28"/>
          <w:szCs w:val="28"/>
          <w:lang w:val="uk-UA" w:eastAsia="ru-RU"/>
        </w:rPr>
        <w:t xml:space="preserve"> </w:t>
      </w:r>
      <w:r w:rsidR="0083786E" w:rsidRPr="00CE587F">
        <w:rPr>
          <w:rFonts w:ascii="Times New Roman" w:eastAsia="Times New Roman" w:hAnsi="Times New Roman" w:cs="Times New Roman"/>
          <w:color w:val="000000"/>
          <w:sz w:val="28"/>
          <w:szCs w:val="28"/>
          <w:lang w:val="uk-UA" w:eastAsia="ru-RU"/>
        </w:rPr>
        <w:t xml:space="preserve">Наступним </w:t>
      </w:r>
      <w:r w:rsidR="00282F5B" w:rsidRPr="00CE587F">
        <w:rPr>
          <w:rFonts w:ascii="Times New Roman" w:eastAsia="Times New Roman" w:hAnsi="Times New Roman" w:cs="Times New Roman"/>
          <w:color w:val="000000"/>
          <w:sz w:val="28"/>
          <w:szCs w:val="28"/>
          <w:lang w:val="uk-UA" w:eastAsia="ru-RU"/>
        </w:rPr>
        <w:t xml:space="preserve">кроком була </w:t>
      </w:r>
      <w:r w:rsidR="0083786E" w:rsidRPr="00CE587F">
        <w:rPr>
          <w:rFonts w:ascii="Times New Roman" w:eastAsia="Times New Roman" w:hAnsi="Times New Roman" w:cs="Times New Roman"/>
          <w:color w:val="000000"/>
          <w:sz w:val="28"/>
          <w:szCs w:val="28"/>
          <w:lang w:val="uk-UA" w:eastAsia="ru-RU"/>
        </w:rPr>
        <w:t>р</w:t>
      </w:r>
      <w:r w:rsidR="00F3720B" w:rsidRPr="00CE587F">
        <w:rPr>
          <w:rFonts w:ascii="Times New Roman" w:eastAsia="Times New Roman" w:hAnsi="Times New Roman" w:cs="Times New Roman"/>
          <w:color w:val="000000"/>
          <w:sz w:val="28"/>
          <w:szCs w:val="28"/>
          <w:lang w:val="uk-UA" w:eastAsia="ru-RU"/>
        </w:rPr>
        <w:t>озроб</w:t>
      </w:r>
      <w:r w:rsidR="00282F5B" w:rsidRPr="00CE587F">
        <w:rPr>
          <w:rFonts w:ascii="Times New Roman" w:eastAsia="Times New Roman" w:hAnsi="Times New Roman" w:cs="Times New Roman"/>
          <w:color w:val="000000"/>
          <w:sz w:val="28"/>
          <w:szCs w:val="28"/>
          <w:lang w:val="uk-UA" w:eastAsia="ru-RU"/>
        </w:rPr>
        <w:t>ка</w:t>
      </w:r>
      <w:r w:rsidR="00F3720B" w:rsidRPr="00CE587F">
        <w:rPr>
          <w:rFonts w:ascii="Times New Roman" w:eastAsia="Times New Roman" w:hAnsi="Times New Roman" w:cs="Times New Roman"/>
          <w:color w:val="000000"/>
          <w:sz w:val="28"/>
          <w:szCs w:val="28"/>
          <w:lang w:val="uk-UA" w:eastAsia="ru-RU"/>
        </w:rPr>
        <w:t xml:space="preserve"> боков</w:t>
      </w:r>
      <w:r w:rsidR="00282F5B" w:rsidRPr="00CE587F">
        <w:rPr>
          <w:rFonts w:ascii="Times New Roman" w:eastAsia="Times New Roman" w:hAnsi="Times New Roman" w:cs="Times New Roman"/>
          <w:color w:val="000000"/>
          <w:sz w:val="28"/>
          <w:szCs w:val="28"/>
          <w:lang w:val="uk-UA" w:eastAsia="ru-RU"/>
        </w:rPr>
        <w:t>ого</w:t>
      </w:r>
      <w:r w:rsidR="00F3720B" w:rsidRPr="00CE587F">
        <w:rPr>
          <w:rFonts w:ascii="Times New Roman" w:eastAsia="Times New Roman" w:hAnsi="Times New Roman" w:cs="Times New Roman"/>
          <w:color w:val="000000"/>
          <w:sz w:val="28"/>
          <w:szCs w:val="28"/>
          <w:lang w:val="uk-UA" w:eastAsia="ru-RU"/>
        </w:rPr>
        <w:t xml:space="preserve"> меню,</w:t>
      </w:r>
      <w:r w:rsidR="0039623C" w:rsidRPr="00CE587F">
        <w:rPr>
          <w:rFonts w:ascii="Times New Roman" w:eastAsia="Times New Roman" w:hAnsi="Times New Roman" w:cs="Times New Roman"/>
          <w:color w:val="000000"/>
          <w:sz w:val="28"/>
          <w:szCs w:val="28"/>
          <w:lang w:val="uk-UA" w:eastAsia="ru-RU"/>
        </w:rPr>
        <w:t xml:space="preserve"> </w:t>
      </w:r>
      <w:r w:rsidR="00F3720B" w:rsidRPr="00CE587F">
        <w:rPr>
          <w:rFonts w:ascii="Times New Roman" w:eastAsia="Times New Roman" w:hAnsi="Times New Roman" w:cs="Times New Roman"/>
          <w:color w:val="000000"/>
          <w:sz w:val="28"/>
          <w:szCs w:val="28"/>
          <w:lang w:val="uk-UA" w:eastAsia="ru-RU"/>
        </w:rPr>
        <w:t xml:space="preserve">яке можна </w:t>
      </w:r>
      <w:r w:rsidR="00326BDA" w:rsidRPr="00CE587F">
        <w:rPr>
          <w:rFonts w:ascii="Times New Roman" w:eastAsia="Times New Roman" w:hAnsi="Times New Roman" w:cs="Times New Roman"/>
          <w:color w:val="000000"/>
          <w:sz w:val="28"/>
          <w:szCs w:val="28"/>
          <w:lang w:val="uk-UA" w:eastAsia="ru-RU"/>
        </w:rPr>
        <w:t>відкрити на</w:t>
      </w:r>
      <w:r w:rsidR="00F3720B" w:rsidRPr="00CE587F">
        <w:rPr>
          <w:rFonts w:ascii="Times New Roman" w:eastAsia="Times New Roman" w:hAnsi="Times New Roman" w:cs="Times New Roman"/>
          <w:color w:val="000000"/>
          <w:sz w:val="28"/>
          <w:szCs w:val="28"/>
          <w:lang w:val="uk-UA" w:eastAsia="ru-RU"/>
        </w:rPr>
        <w:t xml:space="preserve">тиснувши на іконку </w:t>
      </w:r>
      <w:r w:rsidR="00D563FF" w:rsidRPr="00CE587F">
        <w:rPr>
          <w:rFonts w:ascii="Times New Roman" w:eastAsia="Times New Roman" w:hAnsi="Times New Roman" w:cs="Times New Roman"/>
          <w:noProof/>
          <w:color w:val="000000"/>
          <w:sz w:val="28"/>
          <w:szCs w:val="28"/>
          <w:lang w:val="uk-UA" w:eastAsia="ru-RU"/>
        </w:rPr>
        <w:drawing>
          <wp:inline distT="0" distB="0" distL="0" distR="0" wp14:anchorId="4FCE44D2" wp14:editId="37330B39">
            <wp:extent cx="236220" cy="186314"/>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іконка.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290" cy="190313"/>
                    </a:xfrm>
                    <a:prstGeom prst="rect">
                      <a:avLst/>
                    </a:prstGeom>
                  </pic:spPr>
                </pic:pic>
              </a:graphicData>
            </a:graphic>
          </wp:inline>
        </w:drawing>
      </w:r>
      <w:r w:rsidR="00F437FB" w:rsidRPr="00CE587F">
        <w:rPr>
          <w:rFonts w:ascii="Times New Roman" w:eastAsia="Times New Roman" w:hAnsi="Times New Roman" w:cs="Times New Roman"/>
          <w:color w:val="000000"/>
          <w:sz w:val="28"/>
          <w:szCs w:val="28"/>
          <w:lang w:val="uk-UA" w:eastAsia="ru-RU"/>
        </w:rPr>
        <w:t xml:space="preserve"> в правому верхньому куті.</w:t>
      </w:r>
      <w:r w:rsidR="0083786E" w:rsidRPr="00CE587F">
        <w:rPr>
          <w:rFonts w:ascii="Times New Roman" w:eastAsia="Times New Roman" w:hAnsi="Times New Roman" w:cs="Times New Roman"/>
          <w:color w:val="000000"/>
          <w:sz w:val="28"/>
          <w:szCs w:val="28"/>
          <w:lang w:val="uk-UA" w:eastAsia="ru-RU"/>
        </w:rPr>
        <w:t xml:space="preserve"> </w:t>
      </w:r>
      <w:r w:rsidR="00F437FB" w:rsidRPr="00CE587F">
        <w:rPr>
          <w:rFonts w:ascii="Times New Roman" w:eastAsia="Times New Roman" w:hAnsi="Times New Roman" w:cs="Times New Roman"/>
          <w:color w:val="000000"/>
          <w:sz w:val="28"/>
          <w:szCs w:val="28"/>
          <w:lang w:val="uk-UA" w:eastAsia="ru-RU"/>
        </w:rPr>
        <w:t>Це меню є д</w:t>
      </w:r>
      <w:r w:rsidR="00AE4C83" w:rsidRPr="00CE587F">
        <w:rPr>
          <w:rFonts w:ascii="Times New Roman" w:eastAsia="Times New Roman" w:hAnsi="Times New Roman" w:cs="Times New Roman"/>
          <w:color w:val="000000"/>
          <w:sz w:val="28"/>
          <w:szCs w:val="28"/>
          <w:lang w:val="uk-UA" w:eastAsia="ru-RU"/>
        </w:rPr>
        <w:t>остатньо важливою частиною програми</w:t>
      </w:r>
      <w:r w:rsidR="00052983" w:rsidRPr="00CE587F">
        <w:rPr>
          <w:rFonts w:ascii="Times New Roman" w:eastAsia="Times New Roman" w:hAnsi="Times New Roman" w:cs="Times New Roman"/>
          <w:color w:val="000000"/>
          <w:sz w:val="28"/>
          <w:szCs w:val="28"/>
          <w:lang w:val="uk-UA" w:eastAsia="ru-RU"/>
        </w:rPr>
        <w:t>.</w:t>
      </w:r>
      <w:r w:rsidR="0039623C" w:rsidRPr="00CE587F">
        <w:rPr>
          <w:rFonts w:ascii="Times New Roman" w:eastAsia="Times New Roman" w:hAnsi="Times New Roman" w:cs="Times New Roman"/>
          <w:color w:val="000000"/>
          <w:sz w:val="28"/>
          <w:szCs w:val="28"/>
          <w:lang w:val="uk-UA" w:eastAsia="ru-RU"/>
        </w:rPr>
        <w:t xml:space="preserve"> Воно</w:t>
      </w:r>
      <w:r w:rsidR="00052983" w:rsidRPr="00CE587F">
        <w:rPr>
          <w:rFonts w:ascii="Times New Roman" w:eastAsia="Times New Roman" w:hAnsi="Times New Roman" w:cs="Times New Roman"/>
          <w:color w:val="000000"/>
          <w:sz w:val="28"/>
          <w:szCs w:val="28"/>
          <w:lang w:val="uk-UA" w:eastAsia="ru-RU"/>
        </w:rPr>
        <w:t xml:space="preserve"> являє собою вузол між всіма підпрограмами фізичної симуляції</w:t>
      </w:r>
      <w:r w:rsidR="00702B1E" w:rsidRPr="00CE587F">
        <w:rPr>
          <w:rFonts w:ascii="Times New Roman" w:eastAsia="Times New Roman" w:hAnsi="Times New Roman" w:cs="Times New Roman"/>
          <w:color w:val="000000"/>
          <w:sz w:val="28"/>
          <w:szCs w:val="28"/>
          <w:lang w:val="uk-UA" w:eastAsia="ru-RU"/>
        </w:rPr>
        <w:t>. В даному випадку ми маємо дві готові підпрограми. Вони</w:t>
      </w:r>
      <w:r w:rsidR="000C5E18" w:rsidRPr="00CE587F">
        <w:rPr>
          <w:rFonts w:ascii="Times New Roman" w:eastAsia="Times New Roman" w:hAnsi="Times New Roman" w:cs="Times New Roman"/>
          <w:color w:val="000000"/>
          <w:sz w:val="28"/>
          <w:szCs w:val="28"/>
          <w:lang w:val="uk-UA" w:eastAsia="ru-RU"/>
        </w:rPr>
        <w:t xml:space="preserve"> симулюють коливання простого,</w:t>
      </w:r>
      <w:r w:rsidR="00282F5B" w:rsidRPr="00CE587F">
        <w:rPr>
          <w:rFonts w:ascii="Times New Roman" w:eastAsia="Times New Roman" w:hAnsi="Times New Roman" w:cs="Times New Roman"/>
          <w:color w:val="000000"/>
          <w:sz w:val="28"/>
          <w:szCs w:val="28"/>
          <w:lang w:val="uk-UA" w:eastAsia="ru-RU"/>
        </w:rPr>
        <w:t xml:space="preserve"> </w:t>
      </w:r>
      <w:r w:rsidR="00702B1E" w:rsidRPr="00CE587F">
        <w:rPr>
          <w:rFonts w:ascii="Times New Roman" w:eastAsia="Times New Roman" w:hAnsi="Times New Roman" w:cs="Times New Roman"/>
          <w:color w:val="000000"/>
          <w:sz w:val="28"/>
          <w:szCs w:val="28"/>
          <w:lang w:val="uk-UA" w:eastAsia="ru-RU"/>
        </w:rPr>
        <w:t>подвійного</w:t>
      </w:r>
      <w:r w:rsidR="000C5E18" w:rsidRPr="00CE587F">
        <w:rPr>
          <w:rFonts w:ascii="Times New Roman" w:eastAsia="Times New Roman" w:hAnsi="Times New Roman" w:cs="Times New Roman"/>
          <w:color w:val="000000"/>
          <w:sz w:val="28"/>
          <w:szCs w:val="28"/>
          <w:lang w:val="uk-UA" w:eastAsia="ru-RU"/>
        </w:rPr>
        <w:t xml:space="preserve"> та </w:t>
      </w:r>
      <w:r w:rsidR="0050204D" w:rsidRPr="00CE587F">
        <w:rPr>
          <w:rFonts w:ascii="Times New Roman" w:eastAsia="Times New Roman" w:hAnsi="Times New Roman" w:cs="Times New Roman"/>
          <w:color w:val="000000"/>
          <w:sz w:val="28"/>
          <w:szCs w:val="28"/>
          <w:lang w:val="uk-UA" w:eastAsia="ru-RU"/>
        </w:rPr>
        <w:t>«</w:t>
      </w:r>
      <w:r w:rsidR="00282F5B" w:rsidRPr="00CE587F">
        <w:rPr>
          <w:rFonts w:ascii="Times New Roman" w:eastAsia="Times New Roman" w:hAnsi="Times New Roman" w:cs="Times New Roman"/>
          <w:color w:val="000000"/>
          <w:sz w:val="28"/>
          <w:szCs w:val="28"/>
          <w:lang w:val="uk-UA" w:eastAsia="ru-RU"/>
        </w:rPr>
        <w:t>пружного</w:t>
      </w:r>
      <w:r w:rsidR="0050204D" w:rsidRPr="00CE587F">
        <w:rPr>
          <w:rFonts w:ascii="Times New Roman" w:eastAsia="Times New Roman" w:hAnsi="Times New Roman" w:cs="Times New Roman"/>
          <w:color w:val="000000"/>
          <w:sz w:val="28"/>
          <w:szCs w:val="28"/>
          <w:lang w:val="uk-UA" w:eastAsia="ru-RU"/>
        </w:rPr>
        <w:t>»</w:t>
      </w:r>
      <w:r w:rsidR="000C5E18" w:rsidRPr="00CE587F">
        <w:rPr>
          <w:rFonts w:ascii="Times New Roman" w:eastAsia="Times New Roman" w:hAnsi="Times New Roman" w:cs="Times New Roman"/>
          <w:color w:val="000000"/>
          <w:sz w:val="28"/>
          <w:szCs w:val="28"/>
          <w:lang w:val="uk-UA" w:eastAsia="ru-RU"/>
        </w:rPr>
        <w:t xml:space="preserve"> маятників</w:t>
      </w:r>
      <w:r w:rsidR="00AA4210" w:rsidRPr="00CE587F">
        <w:rPr>
          <w:rFonts w:ascii="Times New Roman" w:eastAsia="Times New Roman" w:hAnsi="Times New Roman" w:cs="Times New Roman"/>
          <w:color w:val="000000"/>
          <w:sz w:val="28"/>
          <w:szCs w:val="28"/>
          <w:lang w:val="uk-UA" w:eastAsia="ru-RU"/>
        </w:rPr>
        <w:t>.</w:t>
      </w:r>
      <w:r w:rsidR="005C02BA" w:rsidRPr="00CE587F">
        <w:rPr>
          <w:rFonts w:ascii="Times New Roman" w:eastAsia="Times New Roman" w:hAnsi="Times New Roman" w:cs="Times New Roman"/>
          <w:color w:val="000000"/>
          <w:sz w:val="28"/>
          <w:szCs w:val="28"/>
          <w:lang w:val="uk-UA" w:eastAsia="ru-RU"/>
        </w:rPr>
        <w:t xml:space="preserve"> </w:t>
      </w:r>
    </w:p>
    <w:p w14:paraId="61E0CFFA" w14:textId="77777777" w:rsidR="00BA7FDB"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Детальна р</w:t>
      </w:r>
      <w:r w:rsidR="00AA4210" w:rsidRPr="00CE587F">
        <w:rPr>
          <w:rFonts w:ascii="Times New Roman" w:eastAsia="Times New Roman" w:hAnsi="Times New Roman" w:cs="Times New Roman"/>
          <w:color w:val="000000"/>
          <w:sz w:val="28"/>
          <w:szCs w:val="28"/>
          <w:lang w:val="uk-UA" w:eastAsia="ru-RU"/>
        </w:rPr>
        <w:t>обота цього меню полягає</w:t>
      </w:r>
      <w:r w:rsidR="00012FED" w:rsidRPr="00CE587F">
        <w:rPr>
          <w:rFonts w:ascii="Times New Roman" w:eastAsia="Times New Roman" w:hAnsi="Times New Roman" w:cs="Times New Roman"/>
          <w:color w:val="000000"/>
          <w:sz w:val="28"/>
          <w:szCs w:val="28"/>
          <w:lang w:val="uk-UA" w:eastAsia="ru-RU"/>
        </w:rPr>
        <w:t xml:space="preserve"> в з</w:t>
      </w:r>
      <w:r w:rsidR="0089263D" w:rsidRPr="00CE587F">
        <w:rPr>
          <w:rFonts w:ascii="Times New Roman" w:eastAsia="Times New Roman" w:hAnsi="Times New Roman" w:cs="Times New Roman"/>
          <w:color w:val="000000"/>
          <w:sz w:val="28"/>
          <w:szCs w:val="28"/>
          <w:lang w:val="uk-UA" w:eastAsia="ru-RU"/>
        </w:rPr>
        <w:t>а</w:t>
      </w:r>
      <w:r w:rsidR="004F5AB3" w:rsidRPr="00CE587F">
        <w:rPr>
          <w:rFonts w:ascii="Times New Roman" w:eastAsia="Times New Roman" w:hAnsi="Times New Roman" w:cs="Times New Roman"/>
          <w:color w:val="000000"/>
          <w:sz w:val="28"/>
          <w:szCs w:val="28"/>
          <w:lang w:val="uk-UA" w:eastAsia="ru-RU"/>
        </w:rPr>
        <w:t>міні значення</w:t>
      </w:r>
      <w:r w:rsidR="0025209A" w:rsidRPr="00CE587F">
        <w:rPr>
          <w:rFonts w:ascii="Times New Roman" w:eastAsia="Times New Roman" w:hAnsi="Times New Roman" w:cs="Times New Roman"/>
          <w:color w:val="000000"/>
          <w:sz w:val="28"/>
          <w:szCs w:val="28"/>
          <w:lang w:val="uk-UA" w:eastAsia="ru-RU"/>
        </w:rPr>
        <w:t xml:space="preserve"> </w:t>
      </w:r>
      <w:r w:rsidR="004F5AB3" w:rsidRPr="00CE587F">
        <w:rPr>
          <w:rFonts w:ascii="Times New Roman" w:eastAsia="Times New Roman" w:hAnsi="Times New Roman" w:cs="Times New Roman"/>
          <w:color w:val="000000"/>
          <w:sz w:val="28"/>
          <w:szCs w:val="28"/>
          <w:lang w:val="uk-UA" w:eastAsia="ru-RU"/>
        </w:rPr>
        <w:t>стилю</w:t>
      </w:r>
      <w:r w:rsidR="0025209A" w:rsidRPr="00CE587F">
        <w:rPr>
          <w:rFonts w:ascii="Times New Roman" w:eastAsia="Times New Roman" w:hAnsi="Times New Roman" w:cs="Times New Roman"/>
          <w:color w:val="000000"/>
          <w:sz w:val="28"/>
          <w:szCs w:val="28"/>
          <w:lang w:val="uk-UA" w:eastAsia="ru-RU"/>
        </w:rPr>
        <w:t xml:space="preserve"> </w:t>
      </w:r>
      <w:r w:rsidR="00590497" w:rsidRPr="00CE587F">
        <w:rPr>
          <w:rFonts w:ascii="Times New Roman" w:eastAsia="Times New Roman" w:hAnsi="Times New Roman" w:cs="Times New Roman"/>
          <w:color w:val="000000"/>
          <w:sz w:val="28"/>
          <w:szCs w:val="28"/>
          <w:lang w:val="uk-UA" w:eastAsia="ru-RU"/>
        </w:rPr>
        <w:t>«</w:t>
      </w:r>
      <w:proofErr w:type="spellStart"/>
      <w:r w:rsidR="0025209A" w:rsidRPr="00CE587F">
        <w:rPr>
          <w:rFonts w:ascii="Times New Roman" w:eastAsia="Times New Roman" w:hAnsi="Times New Roman" w:cs="Times New Roman"/>
          <w:sz w:val="28"/>
          <w:szCs w:val="28"/>
          <w:lang w:val="uk-UA" w:eastAsia="ru-RU"/>
        </w:rPr>
        <w:t>canvas</w:t>
      </w:r>
      <w:proofErr w:type="spellEnd"/>
      <w:r w:rsidR="0025209A" w:rsidRPr="00CE587F">
        <w:rPr>
          <w:rFonts w:ascii="Times New Roman" w:eastAsia="Times New Roman" w:hAnsi="Times New Roman" w:cs="Times New Roman"/>
          <w:sz w:val="28"/>
          <w:szCs w:val="28"/>
          <w:lang w:val="uk-UA" w:eastAsia="ru-RU"/>
        </w:rPr>
        <w:t>{</w:t>
      </w:r>
      <w:proofErr w:type="spellStart"/>
      <w:r w:rsidR="0025209A" w:rsidRPr="00CE587F">
        <w:rPr>
          <w:rFonts w:ascii="Times New Roman" w:eastAsia="Times New Roman" w:hAnsi="Times New Roman" w:cs="Times New Roman"/>
          <w:i/>
          <w:iCs/>
          <w:sz w:val="28"/>
          <w:szCs w:val="28"/>
          <w:lang w:val="uk-UA" w:eastAsia="ru-RU"/>
        </w:rPr>
        <w:t>display</w:t>
      </w:r>
      <w:proofErr w:type="spellEnd"/>
      <w:r w:rsidR="0025209A" w:rsidRPr="00CE587F">
        <w:rPr>
          <w:rFonts w:ascii="Times New Roman" w:eastAsia="Times New Roman" w:hAnsi="Times New Roman" w:cs="Times New Roman"/>
          <w:sz w:val="28"/>
          <w:szCs w:val="28"/>
          <w:lang w:val="uk-UA" w:eastAsia="ru-RU"/>
        </w:rPr>
        <w:t>: </w:t>
      </w:r>
      <w:proofErr w:type="spellStart"/>
      <w:r w:rsidR="0025209A" w:rsidRPr="00CE587F">
        <w:rPr>
          <w:rFonts w:ascii="Times New Roman" w:eastAsia="Times New Roman" w:hAnsi="Times New Roman" w:cs="Times New Roman"/>
          <w:sz w:val="28"/>
          <w:szCs w:val="28"/>
          <w:lang w:val="uk-UA" w:eastAsia="ru-RU"/>
        </w:rPr>
        <w:t>none</w:t>
      </w:r>
      <w:proofErr w:type="spellEnd"/>
      <w:r w:rsidR="0025209A" w:rsidRPr="00CE587F">
        <w:rPr>
          <w:rFonts w:ascii="Times New Roman" w:eastAsia="Times New Roman" w:hAnsi="Times New Roman" w:cs="Times New Roman"/>
          <w:sz w:val="28"/>
          <w:szCs w:val="28"/>
          <w:lang w:val="uk-UA" w:eastAsia="ru-RU"/>
        </w:rPr>
        <w:t>;}</w:t>
      </w:r>
      <w:r w:rsidR="00A56FE7" w:rsidRPr="00CE587F">
        <w:rPr>
          <w:rFonts w:ascii="Times New Roman" w:eastAsia="Times New Roman" w:hAnsi="Times New Roman" w:cs="Times New Roman"/>
          <w:b/>
          <w:color w:val="000000"/>
          <w:kern w:val="36"/>
          <w:sz w:val="28"/>
          <w:szCs w:val="28"/>
          <w:lang w:val="uk-UA" w:eastAsia="ru-RU"/>
        </w:rPr>
        <w:t xml:space="preserve"> </w:t>
      </w:r>
      <w:r w:rsidR="00A56FE7" w:rsidRPr="00CE587F">
        <w:rPr>
          <w:rFonts w:ascii="Times New Roman" w:eastAsia="Times New Roman" w:hAnsi="Times New Roman" w:cs="Times New Roman"/>
          <w:color w:val="000000"/>
          <w:kern w:val="36"/>
          <w:sz w:val="28"/>
          <w:szCs w:val="28"/>
          <w:lang w:val="uk-UA" w:eastAsia="ru-RU"/>
        </w:rPr>
        <w:t>–</w:t>
      </w:r>
      <w:r w:rsidR="00A56FE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000000"/>
          <w:sz w:val="28"/>
          <w:szCs w:val="28"/>
          <w:lang w:val="uk-UA" w:eastAsia="ru-RU"/>
        </w:rPr>
        <w:t>приховує &lt;</w:t>
      </w:r>
      <w:proofErr w:type="spellStart"/>
      <w:r w:rsidR="0025209A" w:rsidRPr="00CE587F">
        <w:rPr>
          <w:rFonts w:ascii="Times New Roman" w:eastAsia="Times New Roman" w:hAnsi="Times New Roman" w:cs="Times New Roman"/>
          <w:color w:val="000000"/>
          <w:sz w:val="28"/>
          <w:szCs w:val="28"/>
          <w:lang w:val="uk-UA" w:eastAsia="ru-RU"/>
        </w:rPr>
        <w:t>canvas</w:t>
      </w:r>
      <w:proofErr w:type="spellEnd"/>
      <w:r w:rsidR="0025209A" w:rsidRPr="00CE587F">
        <w:rPr>
          <w:rFonts w:ascii="Times New Roman" w:eastAsia="Times New Roman" w:hAnsi="Times New Roman" w:cs="Times New Roman"/>
          <w:color w:val="000000"/>
          <w:sz w:val="28"/>
          <w:szCs w:val="28"/>
          <w:lang w:val="uk-UA" w:eastAsia="ru-RU"/>
        </w:rPr>
        <w:t>&gt;&lt;/</w:t>
      </w:r>
      <w:proofErr w:type="spellStart"/>
      <w:r w:rsidR="0025209A" w:rsidRPr="00CE587F">
        <w:rPr>
          <w:rFonts w:ascii="Times New Roman" w:eastAsia="Times New Roman" w:hAnsi="Times New Roman" w:cs="Times New Roman"/>
          <w:color w:val="000000"/>
          <w:sz w:val="28"/>
          <w:szCs w:val="28"/>
          <w:lang w:val="uk-UA" w:eastAsia="ru-RU"/>
        </w:rPr>
        <w:t>canvas</w:t>
      </w:r>
      <w:proofErr w:type="spellEnd"/>
      <w:r w:rsidR="0025209A" w:rsidRPr="00CE587F">
        <w:rPr>
          <w:rFonts w:ascii="Times New Roman" w:eastAsia="Times New Roman" w:hAnsi="Times New Roman" w:cs="Times New Roman"/>
          <w:color w:val="000000"/>
          <w:sz w:val="28"/>
          <w:szCs w:val="28"/>
          <w:lang w:val="uk-UA" w:eastAsia="ru-RU"/>
        </w:rPr>
        <w:t>&gt; елемент</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 xml:space="preserve">, на </w:t>
      </w:r>
      <w:r w:rsidR="00590497" w:rsidRPr="00CE587F">
        <w:rPr>
          <w:rFonts w:ascii="Times New Roman" w:eastAsia="Times New Roman" w:hAnsi="Times New Roman" w:cs="Times New Roman"/>
          <w:color w:val="000000"/>
          <w:sz w:val="28"/>
          <w:szCs w:val="28"/>
          <w:lang w:val="uk-UA" w:eastAsia="ru-RU"/>
        </w:rPr>
        <w:t>«</w:t>
      </w:r>
      <w:proofErr w:type="spellStart"/>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canvas</w:t>
      </w:r>
      <w:proofErr w:type="spellEnd"/>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 xml:space="preserve"> {</w:t>
      </w:r>
      <w:proofErr w:type="spellStart"/>
      <w:r w:rsidR="0025209A" w:rsidRPr="00CE587F">
        <w:rPr>
          <w:rFonts w:ascii="Times New Roman" w:eastAsia="Times New Roman" w:hAnsi="Times New Roman" w:cs="Times New Roman"/>
          <w:i/>
          <w:iCs/>
          <w:color w:val="000000" w:themeColor="text1"/>
          <w:sz w:val="28"/>
          <w:szCs w:val="28"/>
          <w:shd w:val="clear" w:color="auto" w:fill="FFFFFF" w:themeFill="background1"/>
          <w:lang w:val="uk-UA" w:eastAsia="ru-RU"/>
        </w:rPr>
        <w:t>display</w:t>
      </w:r>
      <w:proofErr w:type="spellEnd"/>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 </w:t>
      </w:r>
      <w:proofErr w:type="spellStart"/>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block</w:t>
      </w:r>
      <w:proofErr w:type="spellEnd"/>
      <w:r w:rsidR="0025209A" w:rsidRPr="00CE587F">
        <w:rPr>
          <w:rFonts w:ascii="Times New Roman" w:eastAsia="Times New Roman" w:hAnsi="Times New Roman" w:cs="Times New Roman"/>
          <w:color w:val="000000" w:themeColor="text1"/>
          <w:sz w:val="28"/>
          <w:szCs w:val="28"/>
          <w:shd w:val="clear" w:color="auto" w:fill="FFFFFF" w:themeFill="background1"/>
          <w:lang w:val="uk-UA" w:eastAsia="ru-RU"/>
        </w:rPr>
        <w:t>;}</w:t>
      </w:r>
      <w:r w:rsidR="00590497" w:rsidRPr="00CE587F">
        <w:rPr>
          <w:rFonts w:ascii="Times New Roman" w:eastAsia="Times New Roman" w:hAnsi="Times New Roman" w:cs="Times New Roman"/>
          <w:b/>
          <w:color w:val="000000" w:themeColor="text1"/>
          <w:kern w:val="36"/>
          <w:sz w:val="28"/>
          <w:szCs w:val="28"/>
          <w:lang w:val="uk-UA" w:eastAsia="ru-RU"/>
        </w:rPr>
        <w:t xml:space="preserve"> </w:t>
      </w:r>
      <w:r w:rsidR="00590497" w:rsidRPr="00CE587F">
        <w:rPr>
          <w:rFonts w:ascii="Times New Roman" w:eastAsia="Times New Roman" w:hAnsi="Times New Roman" w:cs="Times New Roman"/>
          <w:color w:val="000000"/>
          <w:kern w:val="36"/>
          <w:sz w:val="28"/>
          <w:szCs w:val="28"/>
          <w:lang w:val="uk-UA" w:eastAsia="ru-RU"/>
        </w:rPr>
        <w:t>–</w:t>
      </w:r>
      <w:r w:rsidR="00590497" w:rsidRPr="00CE587F">
        <w:rPr>
          <w:rFonts w:ascii="Times New Roman" w:eastAsia="Times New Roman" w:hAnsi="Times New Roman" w:cs="Times New Roman"/>
          <w:b/>
          <w:color w:val="000000"/>
          <w:kern w:val="36"/>
          <w:sz w:val="28"/>
          <w:szCs w:val="28"/>
          <w:lang w:val="uk-UA" w:eastAsia="ru-RU"/>
        </w:rPr>
        <w:t xml:space="preserve"> </w:t>
      </w:r>
      <w:r w:rsidR="0025209A" w:rsidRPr="00CE587F">
        <w:rPr>
          <w:rFonts w:ascii="Times New Roman" w:eastAsia="Times New Roman" w:hAnsi="Times New Roman" w:cs="Times New Roman"/>
          <w:color w:val="F8F8F2"/>
          <w:sz w:val="28"/>
          <w:szCs w:val="28"/>
          <w:lang w:val="uk-UA" w:eastAsia="ru-RU"/>
        </w:rPr>
        <w:t xml:space="preserve"> </w:t>
      </w:r>
      <w:r w:rsidR="00326BDA" w:rsidRPr="00CE587F">
        <w:rPr>
          <w:rFonts w:ascii="Times New Roman" w:eastAsia="Times New Roman" w:hAnsi="Times New Roman" w:cs="Times New Roman"/>
          <w:color w:val="000000"/>
          <w:sz w:val="28"/>
          <w:szCs w:val="28"/>
          <w:lang w:val="uk-UA" w:eastAsia="ru-RU"/>
        </w:rPr>
        <w:t>п</w:t>
      </w:r>
      <w:r w:rsidR="004F5AB3" w:rsidRPr="00CE587F">
        <w:rPr>
          <w:rFonts w:ascii="Times New Roman" w:eastAsia="Times New Roman" w:hAnsi="Times New Roman" w:cs="Times New Roman"/>
          <w:color w:val="000000"/>
          <w:sz w:val="28"/>
          <w:szCs w:val="28"/>
          <w:lang w:val="uk-UA" w:eastAsia="ru-RU"/>
        </w:rPr>
        <w:t>оказує як блок</w:t>
      </w:r>
      <w:r w:rsidR="00590497" w:rsidRPr="00CE587F">
        <w:rPr>
          <w:rFonts w:ascii="Times New Roman" w:eastAsia="Times New Roman" w:hAnsi="Times New Roman" w:cs="Times New Roman"/>
          <w:color w:val="000000"/>
          <w:sz w:val="28"/>
          <w:szCs w:val="28"/>
          <w:lang w:val="uk-UA" w:eastAsia="ru-RU"/>
        </w:rPr>
        <w:t>»</w:t>
      </w:r>
      <w:r w:rsidR="0025209A" w:rsidRPr="00CE587F">
        <w:rPr>
          <w:rFonts w:ascii="Times New Roman" w:eastAsia="Times New Roman" w:hAnsi="Times New Roman" w:cs="Times New Roman"/>
          <w:color w:val="000000"/>
          <w:sz w:val="28"/>
          <w:szCs w:val="28"/>
          <w:lang w:val="uk-UA" w:eastAsia="ru-RU"/>
        </w:rPr>
        <w:t>.</w:t>
      </w:r>
    </w:p>
    <w:p w14:paraId="389CD0D1" w14:textId="1EF06F1C" w:rsidR="00B1196E" w:rsidRPr="00CE587F" w:rsidRDefault="00B1196E" w:rsidP="003E69D1">
      <w:pPr>
        <w:spacing w:after="0" w:line="360" w:lineRule="auto"/>
        <w:jc w:val="center"/>
        <w:rPr>
          <w:rFonts w:ascii="Times New Roman" w:eastAsia="Times New Roman" w:hAnsi="Times New Roman" w:cs="Times New Roman"/>
          <w:b/>
          <w:color w:val="000000"/>
          <w:sz w:val="28"/>
          <w:szCs w:val="28"/>
          <w:lang w:val="uk-UA" w:eastAsia="ru-RU"/>
        </w:rPr>
      </w:pPr>
      <w:bookmarkStart w:id="4" w:name="_Hlk72973217"/>
      <w:r w:rsidRPr="00CE587F">
        <w:rPr>
          <w:rFonts w:ascii="Times New Roman" w:eastAsia="Times New Roman" w:hAnsi="Times New Roman" w:cs="Times New Roman"/>
          <w:b/>
          <w:color w:val="000000"/>
          <w:sz w:val="28"/>
          <w:szCs w:val="28"/>
          <w:lang w:val="uk-UA" w:eastAsia="ru-RU"/>
        </w:rPr>
        <w:lastRenderedPageBreak/>
        <w:t>2.</w:t>
      </w:r>
      <w:r w:rsidR="00D412E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 Створення моделі простого</w:t>
      </w:r>
      <w:r w:rsidR="000500F7" w:rsidRPr="00CE587F">
        <w:rPr>
          <w:rFonts w:ascii="Times New Roman" w:eastAsia="Times New Roman" w:hAnsi="Times New Roman" w:cs="Times New Roman"/>
          <w:b/>
          <w:color w:val="000000"/>
          <w:sz w:val="28"/>
          <w:szCs w:val="28"/>
          <w:lang w:val="uk-UA" w:eastAsia="ru-RU"/>
        </w:rPr>
        <w:t xml:space="preserve"> математичного</w:t>
      </w:r>
      <w:r w:rsidRPr="00CE587F">
        <w:rPr>
          <w:rFonts w:ascii="Times New Roman" w:eastAsia="Times New Roman" w:hAnsi="Times New Roman" w:cs="Times New Roman"/>
          <w:b/>
          <w:color w:val="000000"/>
          <w:sz w:val="28"/>
          <w:szCs w:val="28"/>
          <w:lang w:val="uk-UA" w:eastAsia="ru-RU"/>
        </w:rPr>
        <w:t xml:space="preserve"> маятника</w:t>
      </w:r>
    </w:p>
    <w:bookmarkEnd w:id="4"/>
    <w:p w14:paraId="7303AE0D" w14:textId="72A18F53" w:rsidR="00B1196E"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Cs/>
          <w:color w:val="000000"/>
          <w:sz w:val="28"/>
          <w:szCs w:val="28"/>
          <w:lang w:val="uk-UA" w:eastAsia="ru-RU"/>
        </w:rPr>
        <w:t>Для створення моделі</w:t>
      </w:r>
      <w:r w:rsidR="00170B79" w:rsidRPr="00CE587F">
        <w:rPr>
          <w:rFonts w:ascii="Times New Roman" w:eastAsia="Times New Roman" w:hAnsi="Times New Roman" w:cs="Times New Roman"/>
          <w:color w:val="000000"/>
          <w:sz w:val="28"/>
          <w:szCs w:val="28"/>
          <w:lang w:val="uk-UA" w:eastAsia="ru-RU"/>
        </w:rPr>
        <w:t xml:space="preserve"> прост</w:t>
      </w:r>
      <w:r w:rsidRPr="00CE587F">
        <w:rPr>
          <w:rFonts w:ascii="Times New Roman" w:eastAsia="Times New Roman" w:hAnsi="Times New Roman" w:cs="Times New Roman"/>
          <w:color w:val="000000"/>
          <w:sz w:val="28"/>
          <w:szCs w:val="28"/>
          <w:lang w:val="uk-UA" w:eastAsia="ru-RU"/>
        </w:rPr>
        <w:t>ого математичного</w:t>
      </w:r>
      <w:r w:rsidR="00170B79" w:rsidRPr="00CE587F">
        <w:rPr>
          <w:rFonts w:ascii="Times New Roman" w:eastAsia="Times New Roman" w:hAnsi="Times New Roman" w:cs="Times New Roman"/>
          <w:color w:val="000000"/>
          <w:sz w:val="28"/>
          <w:szCs w:val="28"/>
          <w:lang w:val="uk-UA" w:eastAsia="ru-RU"/>
        </w:rPr>
        <w:t xml:space="preserve"> маятник</w:t>
      </w:r>
      <w:r w:rsidRPr="00CE587F">
        <w:rPr>
          <w:rFonts w:ascii="Times New Roman" w:eastAsia="Times New Roman" w:hAnsi="Times New Roman" w:cs="Times New Roman"/>
          <w:color w:val="000000"/>
          <w:sz w:val="28"/>
          <w:szCs w:val="28"/>
          <w:lang w:val="uk-UA" w:eastAsia="ru-RU"/>
        </w:rPr>
        <w:t>а</w:t>
      </w:r>
      <w:r w:rsidR="00D412EF" w:rsidRPr="00CE587F">
        <w:rPr>
          <w:rFonts w:ascii="Times New Roman" w:eastAsia="Times New Roman" w:hAnsi="Times New Roman" w:cs="Times New Roman"/>
          <w:color w:val="000000"/>
          <w:sz w:val="28"/>
          <w:szCs w:val="28"/>
          <w:lang w:val="uk-UA" w:eastAsia="ru-RU"/>
        </w:rPr>
        <w:t>,</w:t>
      </w:r>
      <w:r w:rsidR="00170B79"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необхідно на початку </w:t>
      </w:r>
      <w:r w:rsidR="002B3992" w:rsidRPr="00CE587F">
        <w:rPr>
          <w:rFonts w:ascii="Times New Roman" w:eastAsia="Times New Roman" w:hAnsi="Times New Roman" w:cs="Times New Roman"/>
          <w:color w:val="000000"/>
          <w:sz w:val="28"/>
          <w:szCs w:val="28"/>
          <w:lang w:val="uk-UA" w:eastAsia="ru-RU"/>
        </w:rPr>
        <w:t xml:space="preserve"> зад</w:t>
      </w:r>
      <w:r w:rsidR="00170B79" w:rsidRPr="00CE587F">
        <w:rPr>
          <w:rFonts w:ascii="Times New Roman" w:eastAsia="Times New Roman" w:hAnsi="Times New Roman" w:cs="Times New Roman"/>
          <w:color w:val="000000"/>
          <w:sz w:val="28"/>
          <w:szCs w:val="28"/>
          <w:lang w:val="uk-UA" w:eastAsia="ru-RU"/>
        </w:rPr>
        <w:t>а</w:t>
      </w:r>
      <w:r w:rsidRPr="00CE587F">
        <w:rPr>
          <w:rFonts w:ascii="Times New Roman" w:eastAsia="Times New Roman" w:hAnsi="Times New Roman" w:cs="Times New Roman"/>
          <w:color w:val="000000"/>
          <w:sz w:val="28"/>
          <w:szCs w:val="28"/>
          <w:lang w:val="uk-UA" w:eastAsia="ru-RU"/>
        </w:rPr>
        <w:t>т</w:t>
      </w:r>
      <w:r w:rsidR="00170B79" w:rsidRPr="00CE587F">
        <w:rPr>
          <w:rFonts w:ascii="Times New Roman" w:eastAsia="Times New Roman" w:hAnsi="Times New Roman" w:cs="Times New Roman"/>
          <w:color w:val="000000"/>
          <w:sz w:val="28"/>
          <w:szCs w:val="28"/>
          <w:lang w:val="uk-UA" w:eastAsia="ru-RU"/>
        </w:rPr>
        <w:t>и</w:t>
      </w:r>
      <w:r w:rsidR="002B3992" w:rsidRPr="00CE587F">
        <w:rPr>
          <w:rFonts w:ascii="Times New Roman" w:eastAsia="Times New Roman" w:hAnsi="Times New Roman" w:cs="Times New Roman"/>
          <w:color w:val="000000"/>
          <w:sz w:val="28"/>
          <w:szCs w:val="28"/>
          <w:lang w:val="uk-UA" w:eastAsia="ru-RU"/>
        </w:rPr>
        <w:t xml:space="preserve"> всі змінні та константи задачі </w:t>
      </w:r>
      <w:proofErr w:type="spellStart"/>
      <w:r w:rsidR="0064342F" w:rsidRPr="00CE587F">
        <w:rPr>
          <w:rFonts w:ascii="Times New Roman" w:eastAsia="Times New Roman" w:hAnsi="Times New Roman" w:cs="Times New Roman"/>
          <w:i/>
          <w:color w:val="000000"/>
          <w:sz w:val="28"/>
          <w:szCs w:val="28"/>
          <w:lang w:val="uk-UA" w:eastAsia="ru-RU"/>
        </w:rPr>
        <w:t>let</w:t>
      </w:r>
      <w:proofErr w:type="spellEnd"/>
      <w:r w:rsidR="002B3992" w:rsidRPr="00CE587F">
        <w:rPr>
          <w:rFonts w:ascii="Times New Roman" w:eastAsia="Times New Roman" w:hAnsi="Times New Roman" w:cs="Times New Roman"/>
          <w:color w:val="000000"/>
          <w:sz w:val="28"/>
          <w:szCs w:val="28"/>
          <w:lang w:val="uk-UA" w:eastAsia="ru-RU"/>
        </w:rPr>
        <w:t xml:space="preserve">-змінні </w:t>
      </w:r>
      <w:proofErr w:type="spellStart"/>
      <w:r w:rsidR="0064342F" w:rsidRPr="00CE587F">
        <w:rPr>
          <w:rFonts w:ascii="Times New Roman" w:eastAsia="Times New Roman" w:hAnsi="Times New Roman" w:cs="Times New Roman"/>
          <w:i/>
          <w:color w:val="000000"/>
          <w:sz w:val="28"/>
          <w:szCs w:val="28"/>
          <w:lang w:val="uk-UA" w:eastAsia="ru-RU"/>
        </w:rPr>
        <w:t>const</w:t>
      </w:r>
      <w:proofErr w:type="spellEnd"/>
      <w:r w:rsidR="002B3992" w:rsidRPr="00CE587F">
        <w:rPr>
          <w:rFonts w:ascii="Times New Roman" w:eastAsia="Times New Roman" w:hAnsi="Times New Roman" w:cs="Times New Roman"/>
          <w:color w:val="000000"/>
          <w:sz w:val="28"/>
          <w:szCs w:val="28"/>
          <w:lang w:val="uk-UA" w:eastAsia="ru-RU"/>
        </w:rPr>
        <w:t>-постійні</w:t>
      </w:r>
    </w:p>
    <w:p w14:paraId="6F39178A"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x, y; </w:t>
      </w:r>
      <w:r w:rsidRPr="00CE587F">
        <w:rPr>
          <w:rFonts w:ascii="Times New Roman" w:eastAsia="Times New Roman" w:hAnsi="Times New Roman" w:cs="Times New Roman"/>
          <w:color w:val="88846F"/>
          <w:sz w:val="28"/>
          <w:szCs w:val="28"/>
          <w:lang w:val="uk-UA" w:eastAsia="ru-RU"/>
        </w:rPr>
        <w:t>//Координати кола</w:t>
      </w:r>
    </w:p>
    <w:p w14:paraId="7C48FBD8"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w:t>
      </w:r>
      <w:r w:rsidR="001311E4" w:rsidRPr="00CE587F">
        <w:rPr>
          <w:rFonts w:ascii="Times New Roman" w:eastAsia="Times New Roman" w:hAnsi="Times New Roman" w:cs="Times New Roman"/>
          <w:color w:val="88846F"/>
          <w:sz w:val="28"/>
          <w:szCs w:val="28"/>
          <w:lang w:val="uk-UA" w:eastAsia="ru-RU"/>
        </w:rPr>
        <w:t xml:space="preserve"> маятника</w:t>
      </w:r>
    </w:p>
    <w:p w14:paraId="16F2914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len</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350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//Довжина лінії</w:t>
      </w:r>
    </w:p>
    <w:p w14:paraId="72BBCB05"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//Радіус кола</w:t>
      </w:r>
    </w:p>
    <w:p w14:paraId="29687F8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aVel</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//Кутова швидкість</w:t>
      </w:r>
    </w:p>
    <w:p w14:paraId="28F1D3BC"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aAcc</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//Кутове прискорення</w:t>
      </w:r>
    </w:p>
    <w:p w14:paraId="60549DC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gravity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4C5C8B"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//Прискорення вільного падіння</w:t>
      </w:r>
    </w:p>
    <w:p w14:paraId="2935A3E6" w14:textId="77777777" w:rsidR="00C37EA8" w:rsidRPr="00CE587F" w:rsidRDefault="00C37EA8" w:rsidP="0075422E">
      <w:pPr>
        <w:shd w:val="clear" w:color="auto" w:fill="262626" w:themeFill="text1" w:themeFillTint="D9"/>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damp</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//Коефіцієнт затухання</w:t>
      </w:r>
    </w:p>
    <w:p w14:paraId="09DD88C6" w14:textId="77777777" w:rsidR="002B3992" w:rsidRPr="00CE587F" w:rsidRDefault="00170B79"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Задавши змінні м</w:t>
      </w:r>
      <w:r w:rsidR="001311E4" w:rsidRPr="00CE587F">
        <w:rPr>
          <w:rFonts w:ascii="Times New Roman" w:eastAsia="Times New Roman" w:hAnsi="Times New Roman" w:cs="Times New Roman"/>
          <w:color w:val="000000"/>
          <w:sz w:val="28"/>
          <w:szCs w:val="28"/>
          <w:lang w:val="uk-UA" w:eastAsia="ru-RU"/>
        </w:rPr>
        <w:t>и створили</w:t>
      </w:r>
      <w:r w:rsidRPr="00CE587F">
        <w:rPr>
          <w:rFonts w:ascii="Times New Roman" w:eastAsia="Times New Roman" w:hAnsi="Times New Roman" w:cs="Times New Roman"/>
          <w:color w:val="000000"/>
          <w:sz w:val="28"/>
          <w:szCs w:val="28"/>
          <w:lang w:val="uk-UA" w:eastAsia="ru-RU"/>
        </w:rPr>
        <w:t xml:space="preserve"> функцію для малювання</w:t>
      </w:r>
      <w:r w:rsidR="009360D9" w:rsidRPr="00CE587F">
        <w:rPr>
          <w:rFonts w:ascii="Times New Roman" w:eastAsia="Times New Roman" w:hAnsi="Times New Roman" w:cs="Times New Roman"/>
          <w:color w:val="000000"/>
          <w:sz w:val="28"/>
          <w:szCs w:val="28"/>
          <w:lang w:val="uk-UA" w:eastAsia="ru-RU"/>
        </w:rPr>
        <w:t xml:space="preserve"> під назвою</w:t>
      </w:r>
      <w:r w:rsidRPr="00CE587F">
        <w:rPr>
          <w:rFonts w:ascii="Times New Roman" w:eastAsia="Times New Roman" w:hAnsi="Times New Roman" w:cs="Times New Roman"/>
          <w:color w:val="000000"/>
          <w:sz w:val="28"/>
          <w:szCs w:val="28"/>
          <w:lang w:val="uk-UA" w:eastAsia="ru-RU"/>
        </w:rPr>
        <w:t xml:space="preserve"> </w:t>
      </w:r>
      <w:proofErr w:type="spellStart"/>
      <w:r w:rsidRPr="00CE587F">
        <w:rPr>
          <w:rFonts w:ascii="Times New Roman" w:eastAsia="Times New Roman" w:hAnsi="Times New Roman" w:cs="Times New Roman"/>
          <w:color w:val="17365D" w:themeColor="text2" w:themeShade="BF"/>
          <w:sz w:val="28"/>
          <w:szCs w:val="28"/>
          <w:lang w:val="uk-UA" w:eastAsia="ru-RU"/>
        </w:rPr>
        <w:t>draw</w:t>
      </w:r>
      <w:proofErr w:type="spellEnd"/>
      <w:r w:rsidRPr="00CE587F">
        <w:rPr>
          <w:rFonts w:ascii="Times New Roman" w:eastAsia="Times New Roman" w:hAnsi="Times New Roman" w:cs="Times New Roman"/>
          <w:color w:val="17365D" w:themeColor="text2" w:themeShade="BF"/>
          <w:sz w:val="28"/>
          <w:szCs w:val="28"/>
          <w:lang w:val="uk-UA" w:eastAsia="ru-RU"/>
        </w:rPr>
        <w:t>()</w:t>
      </w:r>
    </w:p>
    <w:p w14:paraId="12D4BBB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draw</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function</w:t>
      </w:r>
      <w:proofErr w:type="spellEnd"/>
      <w:r w:rsidRPr="00CE587F">
        <w:rPr>
          <w:rFonts w:ascii="Times New Roman" w:eastAsia="Times New Roman" w:hAnsi="Times New Roman" w:cs="Times New Roman"/>
          <w:color w:val="F8F8F2"/>
          <w:sz w:val="28"/>
          <w:szCs w:val="28"/>
          <w:lang w:val="uk-UA" w:eastAsia="ru-RU"/>
        </w:rPr>
        <w:t> () {</w:t>
      </w:r>
    </w:p>
    <w:p w14:paraId="063246A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 Для стирання попереднього малюнку;</w:t>
      </w:r>
    </w:p>
    <w:p w14:paraId="51CC5E96"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clearRect</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innerWidth</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innerHeight</w:t>
      </w:r>
      <w:proofErr w:type="spellEnd"/>
      <w:r w:rsidRPr="00CE587F">
        <w:rPr>
          <w:rFonts w:ascii="Times New Roman" w:eastAsia="Times New Roman" w:hAnsi="Times New Roman" w:cs="Times New Roman"/>
          <w:color w:val="F8F8F2"/>
          <w:sz w:val="28"/>
          <w:szCs w:val="28"/>
          <w:lang w:val="uk-UA" w:eastAsia="ru-RU"/>
        </w:rPr>
        <w:t>);</w:t>
      </w:r>
      <w:r w:rsidR="009360D9" w:rsidRPr="00CE587F">
        <w:rPr>
          <w:rFonts w:ascii="Times New Roman" w:eastAsia="Times New Roman" w:hAnsi="Times New Roman" w:cs="Times New Roman"/>
          <w:color w:val="88846F"/>
          <w:sz w:val="28"/>
          <w:szCs w:val="28"/>
          <w:lang w:val="uk-UA" w:eastAsia="ru-RU"/>
        </w:rPr>
        <w:t xml:space="preserve"> </w:t>
      </w:r>
    </w:p>
    <w:p w14:paraId="28558100"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88846F"/>
          <w:sz w:val="28"/>
          <w:szCs w:val="28"/>
          <w:lang w:val="uk-UA" w:eastAsia="ru-RU"/>
        </w:rPr>
        <w:tab/>
        <w:t>//Малюємо точку</w:t>
      </w:r>
    </w:p>
    <w:p w14:paraId="7342B50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61282AE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E81FF"/>
          <w:sz w:val="28"/>
          <w:szCs w:val="28"/>
          <w:lang w:val="uk-UA" w:eastAsia="ru-RU"/>
        </w:rPr>
        <w:t>false</w:t>
      </w:r>
      <w:proofErr w:type="spellEnd"/>
      <w:r w:rsidRPr="00CE587F">
        <w:rPr>
          <w:rFonts w:ascii="Times New Roman" w:eastAsia="Times New Roman" w:hAnsi="Times New Roman" w:cs="Times New Roman"/>
          <w:color w:val="F8F8F2"/>
          <w:sz w:val="28"/>
          <w:szCs w:val="28"/>
          <w:lang w:val="uk-UA" w:eastAsia="ru-RU"/>
        </w:rPr>
        <w:t>);</w:t>
      </w:r>
    </w:p>
    <w:p w14:paraId="5D01E974"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ctx.fillStyle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2D6600AD"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proofErr w:type="spellEnd"/>
      <w:r w:rsidRPr="00CE587F">
        <w:rPr>
          <w:rFonts w:ascii="Times New Roman" w:eastAsia="Times New Roman" w:hAnsi="Times New Roman" w:cs="Times New Roman"/>
          <w:color w:val="F8F8F2"/>
          <w:sz w:val="28"/>
          <w:szCs w:val="28"/>
          <w:lang w:val="uk-UA" w:eastAsia="ru-RU"/>
        </w:rPr>
        <w:t>();</w:t>
      </w:r>
    </w:p>
    <w:p w14:paraId="3D34B827" w14:textId="77777777" w:rsidR="009360D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2A8978B3"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w:t>
      </w:r>
      <w:r w:rsidR="0008099C" w:rsidRPr="00CE587F">
        <w:rPr>
          <w:rFonts w:ascii="Times New Roman" w:eastAsia="Times New Roman" w:hAnsi="Times New Roman" w:cs="Times New Roman"/>
          <w:color w:val="88846F"/>
          <w:sz w:val="28"/>
          <w:szCs w:val="28"/>
          <w:lang w:val="uk-UA" w:eastAsia="ru-RU"/>
        </w:rPr>
        <w:t xml:space="preserve"> Через кут визначає</w:t>
      </w:r>
      <w:r w:rsidRPr="00CE587F">
        <w:rPr>
          <w:rFonts w:ascii="Times New Roman" w:eastAsia="Times New Roman" w:hAnsi="Times New Roman" w:cs="Times New Roman"/>
          <w:color w:val="88846F"/>
          <w:sz w:val="28"/>
          <w:szCs w:val="28"/>
          <w:lang w:val="uk-UA" w:eastAsia="ru-RU"/>
        </w:rPr>
        <w:t>мо положення маятника</w:t>
      </w:r>
    </w:p>
    <w:p w14:paraId="76E83E45"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len</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sin</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w:t>
      </w:r>
    </w:p>
    <w:p w14:paraId="46A9D5B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len</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cos</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w:t>
      </w:r>
    </w:p>
    <w:p w14:paraId="7C781EF2"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лінію</w:t>
      </w:r>
    </w:p>
    <w:p w14:paraId="274831D6"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17ACA56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moveTo</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55521EE8"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lineTo</w:t>
      </w:r>
      <w:proofErr w:type="spellEnd"/>
      <w:r w:rsidRPr="00CE587F">
        <w:rPr>
          <w:rFonts w:ascii="Times New Roman" w:eastAsia="Times New Roman" w:hAnsi="Times New Roman" w:cs="Times New Roman"/>
          <w:color w:val="F8F8F2"/>
          <w:sz w:val="28"/>
          <w:szCs w:val="28"/>
          <w:lang w:val="uk-UA" w:eastAsia="ru-RU"/>
        </w:rPr>
        <w:t>(x, y);</w:t>
      </w:r>
    </w:p>
    <w:p w14:paraId="4A7896DA"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0F400A9B" w14:textId="77777777" w:rsidR="009360D9" w:rsidRPr="00CE587F" w:rsidRDefault="009360D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//Малюємо коло</w:t>
      </w:r>
    </w:p>
    <w:p w14:paraId="26E394E2"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03D35AE7"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 y, r,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E81FF"/>
          <w:sz w:val="28"/>
          <w:szCs w:val="28"/>
          <w:lang w:val="uk-UA" w:eastAsia="ru-RU"/>
        </w:rPr>
        <w:t>false</w:t>
      </w:r>
      <w:proofErr w:type="spellEnd"/>
      <w:r w:rsidRPr="00CE587F">
        <w:rPr>
          <w:rFonts w:ascii="Times New Roman" w:eastAsia="Times New Roman" w:hAnsi="Times New Roman" w:cs="Times New Roman"/>
          <w:color w:val="F8F8F2"/>
          <w:sz w:val="28"/>
          <w:szCs w:val="28"/>
          <w:lang w:val="uk-UA" w:eastAsia="ru-RU"/>
        </w:rPr>
        <w:t>);</w:t>
      </w:r>
    </w:p>
    <w:p w14:paraId="5E52F74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ctx.fillStyle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9360D9" w:rsidRPr="00CE587F">
        <w:rPr>
          <w:rFonts w:ascii="Times New Roman" w:eastAsia="Times New Roman" w:hAnsi="Times New Roman" w:cs="Times New Roman"/>
          <w:color w:val="E6DB74"/>
          <w:sz w:val="28"/>
          <w:szCs w:val="28"/>
          <w:lang w:val="uk-UA" w:eastAsia="ru-RU"/>
        </w:rPr>
        <w:t>"</w:t>
      </w:r>
      <w:proofErr w:type="spellStart"/>
      <w:r w:rsidR="009360D9" w:rsidRPr="00CE587F">
        <w:rPr>
          <w:rFonts w:ascii="Times New Roman" w:eastAsia="Times New Roman" w:hAnsi="Times New Roman" w:cs="Times New Roman"/>
          <w:color w:val="E6DB74"/>
          <w:sz w:val="28"/>
          <w:szCs w:val="28"/>
          <w:lang w:val="uk-UA" w:eastAsia="ru-RU"/>
        </w:rPr>
        <w:t>red</w:t>
      </w:r>
      <w:proofErr w:type="spellEnd"/>
      <w:r w:rsidR="009360D9" w:rsidRPr="00CE587F">
        <w:rPr>
          <w:rFonts w:ascii="Times New Roman" w:eastAsia="Times New Roman" w:hAnsi="Times New Roman" w:cs="Times New Roman"/>
          <w:color w:val="E6DB74"/>
          <w:sz w:val="28"/>
          <w:szCs w:val="28"/>
          <w:lang w:val="uk-UA" w:eastAsia="ru-RU"/>
        </w:rPr>
        <w:t>"</w:t>
      </w:r>
      <w:r w:rsidRPr="00CE587F">
        <w:rPr>
          <w:rFonts w:ascii="Times New Roman" w:eastAsia="Times New Roman" w:hAnsi="Times New Roman" w:cs="Times New Roman"/>
          <w:color w:val="F8F8F2"/>
          <w:sz w:val="28"/>
          <w:szCs w:val="28"/>
          <w:lang w:val="uk-UA" w:eastAsia="ru-RU"/>
        </w:rPr>
        <w:t>;</w:t>
      </w:r>
    </w:p>
    <w:p w14:paraId="2FE46051"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proofErr w:type="spellEnd"/>
      <w:r w:rsidRPr="00CE587F">
        <w:rPr>
          <w:rFonts w:ascii="Times New Roman" w:eastAsia="Times New Roman" w:hAnsi="Times New Roman" w:cs="Times New Roman"/>
          <w:color w:val="F8F8F2"/>
          <w:sz w:val="28"/>
          <w:szCs w:val="28"/>
          <w:lang w:val="uk-UA" w:eastAsia="ru-RU"/>
        </w:rPr>
        <w:t>();</w:t>
      </w:r>
    </w:p>
    <w:p w14:paraId="674FC5E3"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7A6773B9" w14:textId="77777777" w:rsidR="00170B79" w:rsidRPr="00CE587F" w:rsidRDefault="00170B79"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EB2B66E" w14:textId="77777777" w:rsidR="000500F7" w:rsidRPr="00CE587F" w:rsidRDefault="000500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DCF6D60" w14:textId="0F55EE36" w:rsidR="003B568C" w:rsidRPr="00CE587F" w:rsidRDefault="003B568C"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Викликавши функцію та перейшовши на сайт ми бачимо</w:t>
      </w:r>
      <w:r w:rsidR="00D412EF" w:rsidRPr="00CE587F">
        <w:rPr>
          <w:rFonts w:ascii="Times New Roman" w:eastAsia="Times New Roman" w:hAnsi="Times New Roman" w:cs="Times New Roman"/>
          <w:color w:val="000000"/>
          <w:sz w:val="28"/>
          <w:szCs w:val="28"/>
          <w:lang w:val="uk-UA" w:eastAsia="ru-RU"/>
        </w:rPr>
        <w:t xml:space="preserve"> графічний вигляд математичного маятника (рис.</w:t>
      </w:r>
      <w:r w:rsidR="003E69D1">
        <w:rPr>
          <w:rFonts w:ascii="Times New Roman" w:eastAsia="Times New Roman" w:hAnsi="Times New Roman" w:cs="Times New Roman"/>
          <w:color w:val="000000"/>
          <w:sz w:val="28"/>
          <w:szCs w:val="28"/>
          <w:lang w:val="uk-UA" w:eastAsia="ru-RU"/>
        </w:rPr>
        <w:t>4</w:t>
      </w:r>
      <w:r w:rsidR="00D412EF" w:rsidRPr="00CE587F">
        <w:rPr>
          <w:rFonts w:ascii="Times New Roman" w:eastAsia="Times New Roman" w:hAnsi="Times New Roman" w:cs="Times New Roman"/>
          <w:color w:val="000000"/>
          <w:sz w:val="28"/>
          <w:szCs w:val="28"/>
          <w:lang w:val="uk-UA" w:eastAsia="ru-RU"/>
        </w:rPr>
        <w:t>).</w:t>
      </w:r>
    </w:p>
    <w:p w14:paraId="49A3EEBD" w14:textId="0C7D6633" w:rsidR="003B568C" w:rsidRPr="00CE587F" w:rsidRDefault="00C34A27" w:rsidP="00C34A27">
      <w:pPr>
        <w:spacing w:after="0" w:line="360" w:lineRule="auto"/>
        <w:jc w:val="center"/>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1C67032" wp14:editId="2393C8F5">
            <wp:extent cx="3702050" cy="29616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68000"/>
                              </a14:imgEffect>
                              <a14:imgEffect>
                                <a14:brightnessContrast bright="11000" contrast="-3000"/>
                              </a14:imgEffect>
                            </a14:imgLayer>
                          </a14:imgProps>
                        </a:ext>
                      </a:extLst>
                    </a:blip>
                    <a:stretch>
                      <a:fillRect/>
                    </a:stretch>
                  </pic:blipFill>
                  <pic:spPr>
                    <a:xfrm>
                      <a:off x="0" y="0"/>
                      <a:ext cx="3709133" cy="2967306"/>
                    </a:xfrm>
                    <a:prstGeom prst="rect">
                      <a:avLst/>
                    </a:prstGeom>
                  </pic:spPr>
                </pic:pic>
              </a:graphicData>
            </a:graphic>
          </wp:inline>
        </w:drawing>
      </w:r>
    </w:p>
    <w:p w14:paraId="310AB409" w14:textId="18A29CB7" w:rsidR="003B568C" w:rsidRPr="00CE587F" w:rsidRDefault="00D412EF" w:rsidP="00D412EF">
      <w:pPr>
        <w:spacing w:after="0" w:line="360" w:lineRule="auto"/>
        <w:ind w:firstLine="709"/>
        <w:jc w:val="center"/>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Рис.</w:t>
      </w:r>
      <w:r w:rsidR="003E69D1">
        <w:rPr>
          <w:rFonts w:ascii="Times New Roman" w:eastAsia="Times New Roman" w:hAnsi="Times New Roman" w:cs="Times New Roman"/>
          <w:b/>
          <w:bCs/>
          <w:color w:val="000000"/>
          <w:sz w:val="28"/>
          <w:szCs w:val="28"/>
          <w:lang w:val="uk-UA" w:eastAsia="ru-RU"/>
        </w:rPr>
        <w:t>4</w:t>
      </w:r>
      <w:r w:rsidRPr="00CE587F">
        <w:rPr>
          <w:rFonts w:ascii="Times New Roman" w:eastAsia="Times New Roman" w:hAnsi="Times New Roman" w:cs="Times New Roman"/>
          <w:b/>
          <w:bCs/>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математичного маятника</w:t>
      </w:r>
    </w:p>
    <w:p w14:paraId="02A97BEA" w14:textId="5313DE2C" w:rsidR="00170B79" w:rsidRPr="00BA58EE" w:rsidRDefault="0008099C" w:rsidP="0075422E">
      <w:pPr>
        <w:spacing w:after="0" w:line="360" w:lineRule="auto"/>
        <w:ind w:firstLine="709"/>
        <w:jc w:val="both"/>
        <w:rPr>
          <w:rFonts w:ascii="Times New Roman" w:eastAsia="Times New Roman" w:hAnsi="Times New Roman" w:cs="Times New Roman"/>
          <w:color w:val="000000" w:themeColor="text1"/>
          <w:sz w:val="28"/>
          <w:szCs w:val="28"/>
          <w:lang w:val="uk-UA" w:eastAsia="ru-RU"/>
        </w:rPr>
      </w:pPr>
      <w:r w:rsidRPr="00CE587F">
        <w:rPr>
          <w:rFonts w:ascii="Times New Roman" w:eastAsia="Times New Roman" w:hAnsi="Times New Roman" w:cs="Times New Roman"/>
          <w:color w:val="000000"/>
          <w:sz w:val="28"/>
          <w:szCs w:val="28"/>
          <w:lang w:val="uk-UA" w:eastAsia="ru-RU"/>
        </w:rPr>
        <w:t>Тепер коли ми запрограмували функцію для малювання залишилось тільки створити анімацію</w:t>
      </w:r>
      <w:r w:rsidR="0035012E" w:rsidRPr="00CE587F">
        <w:rPr>
          <w:rFonts w:ascii="Times New Roman" w:eastAsia="Times New Roman" w:hAnsi="Times New Roman" w:cs="Times New Roman"/>
          <w:color w:val="000000"/>
          <w:sz w:val="28"/>
          <w:szCs w:val="28"/>
          <w:lang w:val="uk-UA" w:eastAsia="ru-RU"/>
        </w:rPr>
        <w:t xml:space="preserve"> і </w:t>
      </w:r>
      <w:r w:rsidR="003B568C" w:rsidRPr="00CE587F">
        <w:rPr>
          <w:rFonts w:ascii="Times New Roman" w:eastAsia="Times New Roman" w:hAnsi="Times New Roman" w:cs="Times New Roman"/>
          <w:color w:val="000000"/>
          <w:sz w:val="28"/>
          <w:szCs w:val="28"/>
          <w:lang w:val="uk-UA" w:eastAsia="ru-RU"/>
        </w:rPr>
        <w:t>на цьому е</w:t>
      </w:r>
      <w:r w:rsidR="001311E4" w:rsidRPr="00CE587F">
        <w:rPr>
          <w:rFonts w:ascii="Times New Roman" w:eastAsia="Times New Roman" w:hAnsi="Times New Roman" w:cs="Times New Roman"/>
          <w:color w:val="000000"/>
          <w:sz w:val="28"/>
          <w:szCs w:val="28"/>
          <w:lang w:val="uk-UA" w:eastAsia="ru-RU"/>
        </w:rPr>
        <w:t xml:space="preserve">тапі ми </w:t>
      </w:r>
      <w:r w:rsidR="00BA58EE" w:rsidRPr="00BA58EE">
        <w:rPr>
          <w:rFonts w:ascii="Times New Roman" w:eastAsia="Times New Roman" w:hAnsi="Times New Roman" w:cs="Times New Roman"/>
          <w:color w:val="000000" w:themeColor="text1"/>
          <w:sz w:val="28"/>
          <w:szCs w:val="28"/>
          <w:lang w:val="uk-UA" w:eastAsia="ru-RU"/>
        </w:rPr>
        <w:t>враховуємо</w:t>
      </w:r>
      <w:r w:rsidR="003B568C" w:rsidRPr="00BA58EE">
        <w:rPr>
          <w:rFonts w:ascii="Times New Roman" w:eastAsia="Times New Roman" w:hAnsi="Times New Roman" w:cs="Times New Roman"/>
          <w:color w:val="000000" w:themeColor="text1"/>
          <w:sz w:val="28"/>
          <w:szCs w:val="28"/>
          <w:lang w:val="uk-UA" w:eastAsia="ru-RU"/>
        </w:rPr>
        <w:t xml:space="preserve"> фізи</w:t>
      </w:r>
      <w:r w:rsidR="000500F7" w:rsidRPr="00BA58EE">
        <w:rPr>
          <w:rFonts w:ascii="Times New Roman" w:eastAsia="Times New Roman" w:hAnsi="Times New Roman" w:cs="Times New Roman"/>
          <w:color w:val="000000" w:themeColor="text1"/>
          <w:sz w:val="28"/>
          <w:szCs w:val="28"/>
          <w:lang w:val="uk-UA" w:eastAsia="ru-RU"/>
        </w:rPr>
        <w:t>чно-математичний опис</w:t>
      </w:r>
      <w:r w:rsidR="003B568C" w:rsidRPr="00BA58EE">
        <w:rPr>
          <w:rFonts w:ascii="Times New Roman" w:eastAsia="Times New Roman" w:hAnsi="Times New Roman" w:cs="Times New Roman"/>
          <w:color w:val="000000" w:themeColor="text1"/>
          <w:sz w:val="28"/>
          <w:szCs w:val="28"/>
          <w:lang w:val="uk-UA" w:eastAsia="ru-RU"/>
        </w:rPr>
        <w:t xml:space="preserve"> маятника</w:t>
      </w:r>
      <w:r w:rsidR="008243AA" w:rsidRPr="00BA58EE">
        <w:rPr>
          <w:rFonts w:ascii="Times New Roman" w:eastAsia="Times New Roman" w:hAnsi="Times New Roman" w:cs="Times New Roman"/>
          <w:color w:val="000000" w:themeColor="text1"/>
          <w:sz w:val="28"/>
          <w:szCs w:val="28"/>
          <w:lang w:val="uk-UA" w:eastAsia="ru-RU"/>
        </w:rPr>
        <w:t>.</w:t>
      </w:r>
      <w:r w:rsidR="00BA58EE">
        <w:rPr>
          <w:rFonts w:ascii="Times New Roman" w:eastAsia="Times New Roman" w:hAnsi="Times New Roman" w:cs="Times New Roman"/>
          <w:color w:val="000000" w:themeColor="text1"/>
          <w:sz w:val="28"/>
          <w:szCs w:val="28"/>
          <w:lang w:val="uk-UA" w:eastAsia="ru-RU"/>
        </w:rPr>
        <w:t xml:space="preserve"> </w:t>
      </w:r>
      <w:r w:rsidR="002C1718" w:rsidRPr="00BA58EE">
        <w:rPr>
          <w:rFonts w:ascii="Times New Roman" w:eastAsia="Times New Roman" w:hAnsi="Times New Roman" w:cs="Times New Roman"/>
          <w:color w:val="000000" w:themeColor="text1"/>
          <w:sz w:val="28"/>
          <w:szCs w:val="28"/>
          <w:lang w:val="uk-UA" w:eastAsia="ru-RU"/>
        </w:rPr>
        <w:t>[1</w:t>
      </w:r>
      <w:r w:rsidR="00071FF3">
        <w:rPr>
          <w:rFonts w:ascii="Times New Roman" w:eastAsia="Times New Roman" w:hAnsi="Times New Roman" w:cs="Times New Roman"/>
          <w:color w:val="000000" w:themeColor="text1"/>
          <w:sz w:val="28"/>
          <w:szCs w:val="28"/>
          <w:lang w:val="uk-UA" w:eastAsia="ru-RU"/>
        </w:rPr>
        <w:t>0</w:t>
      </w:r>
      <w:r w:rsidR="002C1718" w:rsidRPr="00BA58EE">
        <w:rPr>
          <w:rFonts w:ascii="Times New Roman" w:eastAsia="Times New Roman" w:hAnsi="Times New Roman" w:cs="Times New Roman"/>
          <w:color w:val="000000" w:themeColor="text1"/>
          <w:sz w:val="28"/>
          <w:szCs w:val="28"/>
          <w:lang w:val="uk-UA" w:eastAsia="ru-RU"/>
        </w:rPr>
        <w:t>]</w:t>
      </w:r>
    </w:p>
    <w:p w14:paraId="5F4F76A4" w14:textId="77912E0D" w:rsidR="00942FD5" w:rsidRPr="00CE587F" w:rsidRDefault="00942FD5" w:rsidP="00942FD5">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p>
    <w:p w14:paraId="3B036DCA" w14:textId="4A86157D" w:rsidR="00C424D1" w:rsidRPr="00CE587F" w:rsidRDefault="008243AA"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eastAsia="Times New Roman" w:hAnsi="Times New Roman" w:cs="Times New Roman"/>
          <w:color w:val="000000"/>
          <w:sz w:val="28"/>
          <w:szCs w:val="28"/>
          <w:lang w:val="uk-UA" w:eastAsia="ru-RU"/>
        </w:rPr>
        <w:t>В фу</w:t>
      </w:r>
      <w:r w:rsidR="00C424D1" w:rsidRPr="00CE587F">
        <w:rPr>
          <w:rFonts w:ascii="Times New Roman" w:eastAsia="Times New Roman" w:hAnsi="Times New Roman" w:cs="Times New Roman"/>
          <w:color w:val="000000"/>
          <w:sz w:val="28"/>
          <w:szCs w:val="28"/>
          <w:lang w:val="uk-UA" w:eastAsia="ru-RU"/>
        </w:rPr>
        <w:t>нкції для малювання ми виразили</w:t>
      </w:r>
      <w:r w:rsidRPr="00CE587F">
        <w:rPr>
          <w:rFonts w:ascii="Times New Roman" w:eastAsia="Times New Roman" w:hAnsi="Times New Roman" w:cs="Times New Roman"/>
          <w:color w:val="000000"/>
          <w:sz w:val="28"/>
          <w:szCs w:val="28"/>
          <w:lang w:val="uk-UA" w:eastAsia="ru-RU"/>
        </w:rPr>
        <w:t xml:space="preserve"> наші координати через кут </w:t>
      </w:r>
      <w:proofErr w:type="spellStart"/>
      <w:r w:rsidRPr="00CE587F">
        <w:rPr>
          <w:rFonts w:ascii="Times New Roman" w:eastAsia="Times New Roman" w:hAnsi="Times New Roman" w:cs="Times New Roman"/>
          <w:i/>
          <w:color w:val="000000"/>
          <w:sz w:val="28"/>
          <w:szCs w:val="28"/>
          <w:lang w:val="uk-UA" w:eastAsia="ru-RU"/>
        </w:rPr>
        <w:t>ang</w:t>
      </w:r>
      <w:proofErr w:type="spellEnd"/>
      <w:r w:rsidRPr="00CE587F">
        <w:rPr>
          <w:rFonts w:ascii="Times New Roman" w:eastAsia="Times New Roman" w:hAnsi="Times New Roman" w:cs="Times New Roman"/>
          <w:color w:val="000000"/>
          <w:sz w:val="28"/>
          <w:szCs w:val="28"/>
          <w:lang w:val="uk-UA" w:eastAsia="ru-RU"/>
        </w:rPr>
        <w:t xml:space="preserve"> назвемо його </w:t>
      </w:r>
      <w:r w:rsidRPr="00CE587F">
        <w:rPr>
          <w:rFonts w:ascii="Times New Roman" w:hAnsi="Times New Roman" w:cs="Times New Roman"/>
          <w:i/>
          <w:iCs/>
          <w:color w:val="000000"/>
          <w:sz w:val="28"/>
          <w:szCs w:val="28"/>
          <w:shd w:val="clear" w:color="auto" w:fill="FFFFFF" w:themeFill="background1"/>
          <w:lang w:val="uk-UA"/>
        </w:rPr>
        <w:t xml:space="preserve">θ </w:t>
      </w:r>
      <w:r w:rsidR="00BA5DB3" w:rsidRPr="00CE587F">
        <w:rPr>
          <w:rFonts w:ascii="Times New Roman" w:hAnsi="Times New Roman" w:cs="Times New Roman"/>
          <w:iCs/>
          <w:color w:val="000000"/>
          <w:sz w:val="28"/>
          <w:szCs w:val="28"/>
          <w:shd w:val="clear" w:color="auto" w:fill="FFFFFF" w:themeFill="background1"/>
          <w:lang w:val="uk-UA"/>
        </w:rPr>
        <w:t>за даними формулами</w:t>
      </w:r>
    </w:p>
    <w:p w14:paraId="0D97B78E" w14:textId="21A72F5F" w:rsidR="00C424D1" w:rsidRPr="00CE587F" w:rsidRDefault="006B7A9C" w:rsidP="00EC5DF9">
      <w:pPr>
        <w:shd w:val="clear" w:color="auto" w:fill="FFFFFF" w:themeFill="background1"/>
        <w:spacing w:after="0" w:line="360" w:lineRule="auto"/>
        <w:jc w:val="center"/>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position w:val="-30"/>
          <w:sz w:val="28"/>
          <w:szCs w:val="28"/>
          <w:shd w:val="clear" w:color="auto" w:fill="FFFFFF" w:themeFill="background1"/>
          <w:lang w:val="uk-UA"/>
        </w:rPr>
        <w:object w:dxaOrig="2079" w:dyaOrig="720" w14:anchorId="36B0A3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54pt" o:ole="">
            <v:imagedata r:id="rId21" o:title=""/>
          </v:shape>
          <o:OLEObject Type="Embed" ProgID="Equation.3" ShapeID="_x0000_i1025" DrawAspect="Content" ObjectID="_1714913788" r:id="rId22"/>
        </w:object>
      </w:r>
    </w:p>
    <w:p w14:paraId="10696C8D" w14:textId="046148FB" w:rsidR="0074665B" w:rsidRPr="00CE587F" w:rsidRDefault="00BA5DB3" w:rsidP="0075422E">
      <w:pPr>
        <w:shd w:val="clear" w:color="auto" w:fill="FFFFFF" w:themeFill="background1"/>
        <w:spacing w:after="0" w:line="360" w:lineRule="auto"/>
        <w:ind w:firstLine="709"/>
        <w:jc w:val="both"/>
        <w:rPr>
          <w:rFonts w:ascii="Times New Roman" w:hAnsi="Times New Roman" w:cs="Times New Roman"/>
          <w:iCs/>
          <w:color w:val="000000"/>
          <w:sz w:val="28"/>
          <w:szCs w:val="28"/>
          <w:shd w:val="clear" w:color="auto" w:fill="FFFFFF" w:themeFill="background1"/>
          <w:lang w:val="uk-UA"/>
        </w:rPr>
      </w:pPr>
      <w:r w:rsidRPr="00CE587F">
        <w:rPr>
          <w:rFonts w:ascii="Times New Roman" w:hAnsi="Times New Roman" w:cs="Times New Roman"/>
          <w:iCs/>
          <w:color w:val="000000"/>
          <w:sz w:val="28"/>
          <w:szCs w:val="28"/>
          <w:shd w:val="clear" w:color="auto" w:fill="FFFFFF" w:themeFill="background1"/>
          <w:lang w:val="uk-UA"/>
        </w:rPr>
        <w:lastRenderedPageBreak/>
        <w:t>Також м</w:t>
      </w:r>
      <w:r w:rsidR="0074665B" w:rsidRPr="00CE587F">
        <w:rPr>
          <w:rFonts w:ascii="Times New Roman" w:hAnsi="Times New Roman" w:cs="Times New Roman"/>
          <w:iCs/>
          <w:color w:val="000000"/>
          <w:sz w:val="28"/>
          <w:szCs w:val="28"/>
          <w:shd w:val="clear" w:color="auto" w:fill="FFFFFF" w:themeFill="background1"/>
          <w:lang w:val="uk-UA"/>
        </w:rPr>
        <w:t>и використали рівн</w:t>
      </w:r>
      <w:r w:rsidR="00EC5DF9" w:rsidRPr="00CE587F">
        <w:rPr>
          <w:rFonts w:ascii="Times New Roman" w:hAnsi="Times New Roman" w:cs="Times New Roman"/>
          <w:iCs/>
          <w:color w:val="000000"/>
          <w:sz w:val="28"/>
          <w:szCs w:val="28"/>
          <w:shd w:val="clear" w:color="auto" w:fill="FFFFFF" w:themeFill="background1"/>
          <w:lang w:val="uk-UA"/>
        </w:rPr>
        <w:t>ян</w:t>
      </w:r>
      <w:r w:rsidR="0074665B" w:rsidRPr="00CE587F">
        <w:rPr>
          <w:rFonts w:ascii="Times New Roman" w:hAnsi="Times New Roman" w:cs="Times New Roman"/>
          <w:iCs/>
          <w:color w:val="000000"/>
          <w:sz w:val="28"/>
          <w:szCs w:val="28"/>
          <w:shd w:val="clear" w:color="auto" w:fill="FFFFFF" w:themeFill="background1"/>
          <w:lang w:val="uk-UA"/>
        </w:rPr>
        <w:t>ня руху в якому знаходимо кутове прискорення</w:t>
      </w:r>
    </w:p>
    <w:p w14:paraId="377605E9" w14:textId="35DF2F8D" w:rsidR="0064342F" w:rsidRPr="00CE587F" w:rsidRDefault="006B7A9C" w:rsidP="006B7A9C">
      <w:pPr>
        <w:shd w:val="clear" w:color="auto" w:fill="FFFFFF" w:themeFill="background1"/>
        <w:spacing w:after="0" w:line="360" w:lineRule="auto"/>
        <w:jc w:val="center"/>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iCs/>
          <w:color w:val="000000"/>
          <w:position w:val="-24"/>
          <w:sz w:val="28"/>
          <w:szCs w:val="28"/>
          <w:shd w:val="clear" w:color="auto" w:fill="FFFFFF" w:themeFill="background1"/>
          <w:lang w:val="uk-UA"/>
        </w:rPr>
        <w:object w:dxaOrig="1500" w:dyaOrig="620" w14:anchorId="31717BF9">
          <v:shape id="_x0000_i1026" type="#_x0000_t75" style="width:102pt;height:42pt" o:ole="">
            <v:imagedata r:id="rId23" o:title=""/>
          </v:shape>
          <o:OLEObject Type="Embed" ProgID="Equation.3" ShapeID="_x0000_i1026" DrawAspect="Content" ObjectID="_1714913789" r:id="rId24"/>
        </w:object>
      </w:r>
      <w:r w:rsidR="008243AA" w:rsidRPr="00CE587F">
        <w:rPr>
          <w:rFonts w:ascii="Times New Roman" w:eastAsia="Times New Roman" w:hAnsi="Times New Roman" w:cs="Times New Roman"/>
          <w:color w:val="000000"/>
          <w:sz w:val="28"/>
          <w:szCs w:val="28"/>
          <w:lang w:val="uk-UA" w:eastAsia="ru-RU"/>
        </w:rPr>
        <w:br w:type="textWrapping" w:clear="all"/>
      </w:r>
    </w:p>
    <w:p w14:paraId="45CD8752" w14:textId="30E84676" w:rsidR="002B3992" w:rsidRPr="00CE587F" w:rsidRDefault="0074665B"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Анімац</w:t>
      </w:r>
      <w:r w:rsidR="00620E2D" w:rsidRPr="00CE587F">
        <w:rPr>
          <w:rFonts w:ascii="Times New Roman" w:eastAsia="Times New Roman" w:hAnsi="Times New Roman" w:cs="Times New Roman"/>
          <w:color w:val="000000"/>
          <w:sz w:val="28"/>
          <w:szCs w:val="28"/>
          <w:lang w:val="uk-UA" w:eastAsia="ru-RU"/>
        </w:rPr>
        <w:t>і</w:t>
      </w:r>
      <w:r w:rsidRPr="00CE587F">
        <w:rPr>
          <w:rFonts w:ascii="Times New Roman" w:eastAsia="Times New Roman" w:hAnsi="Times New Roman" w:cs="Times New Roman"/>
          <w:color w:val="000000"/>
          <w:sz w:val="28"/>
          <w:szCs w:val="28"/>
          <w:lang w:val="uk-UA" w:eastAsia="ru-RU"/>
        </w:rPr>
        <w:t>ю маятника ми розробили у</w:t>
      </w:r>
      <w:r w:rsidR="00BA5DB3"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 xml:space="preserve">вигляді функції </w:t>
      </w:r>
      <w:proofErr w:type="spellStart"/>
      <w:r w:rsidRPr="00CE587F">
        <w:rPr>
          <w:rFonts w:ascii="Times New Roman" w:eastAsia="Times New Roman" w:hAnsi="Times New Roman" w:cs="Times New Roman"/>
          <w:i/>
          <w:color w:val="000000"/>
          <w:sz w:val="28"/>
          <w:szCs w:val="28"/>
          <w:lang w:val="uk-UA" w:eastAsia="ru-RU"/>
        </w:rPr>
        <w:t>animate</w:t>
      </w:r>
      <w:proofErr w:type="spellEnd"/>
      <w:r w:rsidRPr="00CE587F">
        <w:rPr>
          <w:rFonts w:ascii="Times New Roman" w:eastAsia="Times New Roman" w:hAnsi="Times New Roman" w:cs="Times New Roman"/>
          <w:color w:val="000000"/>
          <w:sz w:val="28"/>
          <w:szCs w:val="28"/>
          <w:lang w:val="uk-UA" w:eastAsia="ru-RU"/>
        </w:rPr>
        <w:t>()</w:t>
      </w:r>
      <w:r w:rsidR="00EC5DF9" w:rsidRPr="00CE587F">
        <w:rPr>
          <w:rFonts w:ascii="Times New Roman" w:eastAsia="Times New Roman" w:hAnsi="Times New Roman" w:cs="Times New Roman"/>
          <w:color w:val="000000"/>
          <w:sz w:val="28"/>
          <w:szCs w:val="28"/>
          <w:lang w:val="uk-UA" w:eastAsia="ru-RU"/>
        </w:rPr>
        <w:t>, вигляд якої представлений</w:t>
      </w:r>
      <w:r w:rsidR="0005776E" w:rsidRPr="00CE587F">
        <w:rPr>
          <w:rFonts w:ascii="Times New Roman" w:eastAsia="Times New Roman" w:hAnsi="Times New Roman" w:cs="Times New Roman"/>
          <w:color w:val="000000"/>
          <w:sz w:val="28"/>
          <w:szCs w:val="28"/>
          <w:lang w:val="uk-UA" w:eastAsia="ru-RU"/>
        </w:rPr>
        <w:t xml:space="preserve"> наступним чином</w:t>
      </w:r>
      <w:r w:rsidR="00EC5DF9" w:rsidRPr="00CE587F">
        <w:rPr>
          <w:rFonts w:ascii="Times New Roman" w:eastAsia="Times New Roman" w:hAnsi="Times New Roman" w:cs="Times New Roman"/>
          <w:color w:val="000000"/>
          <w:sz w:val="28"/>
          <w:szCs w:val="28"/>
          <w:lang w:val="uk-UA" w:eastAsia="ru-RU"/>
        </w:rPr>
        <w:t>:</w:t>
      </w:r>
    </w:p>
    <w:p w14:paraId="78CD4028"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animate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function</w:t>
      </w:r>
      <w:proofErr w:type="spellEnd"/>
      <w:r w:rsidRPr="00CE587F">
        <w:rPr>
          <w:rFonts w:ascii="Times New Roman" w:eastAsia="Times New Roman" w:hAnsi="Times New Roman" w:cs="Times New Roman"/>
          <w:color w:val="F8F8F2"/>
          <w:sz w:val="28"/>
          <w:szCs w:val="28"/>
          <w:lang w:val="uk-UA" w:eastAsia="ru-RU"/>
        </w:rPr>
        <w:t> () {</w:t>
      </w:r>
    </w:p>
    <w:p w14:paraId="752349E5" w14:textId="40DBA8AC"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66D9EF"/>
          <w:sz w:val="28"/>
          <w:szCs w:val="28"/>
          <w:lang w:val="uk-UA" w:eastAsia="ru-RU"/>
        </w:rPr>
        <w:t>requestAnimationFrame</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A6E22E"/>
          <w:sz w:val="28"/>
          <w:szCs w:val="28"/>
          <w:lang w:val="uk-UA" w:eastAsia="ru-RU"/>
        </w:rPr>
        <w:t>animate</w:t>
      </w:r>
      <w:proofErr w:type="spellEnd"/>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 xml:space="preserve"> // Працює за принципом нескінченого цикл</w:t>
      </w:r>
      <w:r w:rsidR="000024DB" w:rsidRPr="00CE587F">
        <w:rPr>
          <w:rFonts w:ascii="Times New Roman" w:eastAsia="Times New Roman" w:hAnsi="Times New Roman" w:cs="Times New Roman"/>
          <w:color w:val="88846F"/>
          <w:sz w:val="28"/>
          <w:szCs w:val="28"/>
          <w:lang w:val="uk-UA" w:eastAsia="ru-RU"/>
        </w:rPr>
        <w:t>у</w:t>
      </w:r>
      <w:r w:rsidR="00620E2D" w:rsidRPr="00CE587F">
        <w:rPr>
          <w:rFonts w:ascii="Times New Roman" w:eastAsia="Times New Roman" w:hAnsi="Times New Roman" w:cs="Times New Roman"/>
          <w:color w:val="88846F"/>
          <w:sz w:val="28"/>
          <w:szCs w:val="28"/>
          <w:lang w:val="uk-UA" w:eastAsia="ru-RU"/>
        </w:rPr>
        <w:t xml:space="preserve"> який викликає функцію </w:t>
      </w:r>
      <w:proofErr w:type="spellStart"/>
      <w:r w:rsidR="00620E2D" w:rsidRPr="00CE587F">
        <w:rPr>
          <w:rFonts w:ascii="Times New Roman" w:eastAsia="Times New Roman" w:hAnsi="Times New Roman" w:cs="Times New Roman"/>
          <w:color w:val="88846F"/>
          <w:sz w:val="28"/>
          <w:szCs w:val="28"/>
          <w:lang w:val="uk-UA" w:eastAsia="ru-RU"/>
        </w:rPr>
        <w:t>animate</w:t>
      </w:r>
      <w:proofErr w:type="spellEnd"/>
      <w:r w:rsidR="00620E2D" w:rsidRPr="00CE587F">
        <w:rPr>
          <w:rFonts w:ascii="Times New Roman" w:eastAsia="Times New Roman" w:hAnsi="Times New Roman" w:cs="Times New Roman"/>
          <w:color w:val="88846F"/>
          <w:sz w:val="28"/>
          <w:szCs w:val="28"/>
          <w:lang w:val="uk-UA" w:eastAsia="ru-RU"/>
        </w:rPr>
        <w:t>()</w:t>
      </w:r>
    </w:p>
    <w:p w14:paraId="65D6D0B2"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draw</w:t>
      </w:r>
      <w:proofErr w:type="spellEnd"/>
      <w:r w:rsidRPr="00CE587F">
        <w:rPr>
          <w:rFonts w:ascii="Times New Roman" w:eastAsia="Times New Roman" w:hAnsi="Times New Roman" w:cs="Times New Roman"/>
          <w:color w:val="F8F8F2"/>
          <w:sz w:val="28"/>
          <w:szCs w:val="28"/>
          <w:lang w:val="uk-UA" w:eastAsia="ru-RU"/>
        </w:rPr>
        <w:t>();</w:t>
      </w:r>
      <w:r w:rsidR="00620E2D" w:rsidRPr="00CE587F">
        <w:rPr>
          <w:rFonts w:ascii="Times New Roman" w:eastAsia="Times New Roman" w:hAnsi="Times New Roman" w:cs="Times New Roman"/>
          <w:color w:val="88846F"/>
          <w:sz w:val="28"/>
          <w:szCs w:val="28"/>
          <w:lang w:val="uk-UA" w:eastAsia="ru-RU"/>
        </w:rPr>
        <w:t>//Викликаємо функцію для малювання</w:t>
      </w:r>
    </w:p>
    <w:p w14:paraId="7D113C43"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aAcc</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gravity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len</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sin</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hAnsi="Times New Roman" w:cs="Times New Roman"/>
          <w:color w:val="88846F"/>
          <w:sz w:val="28"/>
          <w:szCs w:val="28"/>
          <w:lang w:val="uk-UA"/>
        </w:rPr>
        <w:t xml:space="preserve"> </w:t>
      </w:r>
      <w:r w:rsidRPr="00CE587F">
        <w:rPr>
          <w:rFonts w:ascii="Times New Roman" w:eastAsia="Times New Roman" w:hAnsi="Times New Roman" w:cs="Times New Roman"/>
          <w:color w:val="88846F"/>
          <w:sz w:val="28"/>
          <w:szCs w:val="28"/>
          <w:lang w:val="uk-UA" w:eastAsia="ru-RU"/>
        </w:rPr>
        <w:t>//Рівняння руху</w:t>
      </w:r>
    </w:p>
    <w:p w14:paraId="1941E35C"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aVel</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aAcc</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88846F"/>
          <w:sz w:val="28"/>
          <w:szCs w:val="28"/>
          <w:lang w:val="uk-UA" w:eastAsia="ru-RU"/>
        </w:rPr>
        <w:t xml:space="preserve"> //Додаємо кут. </w:t>
      </w:r>
      <w:proofErr w:type="spellStart"/>
      <w:r w:rsidRPr="00CE587F">
        <w:rPr>
          <w:rFonts w:ascii="Times New Roman" w:eastAsia="Times New Roman" w:hAnsi="Times New Roman" w:cs="Times New Roman"/>
          <w:color w:val="88846F"/>
          <w:sz w:val="28"/>
          <w:szCs w:val="28"/>
          <w:lang w:val="uk-UA" w:eastAsia="ru-RU"/>
        </w:rPr>
        <w:t>швид</w:t>
      </w:r>
      <w:proofErr w:type="spellEnd"/>
      <w:r w:rsidRPr="00CE587F">
        <w:rPr>
          <w:rFonts w:ascii="Times New Roman" w:eastAsia="Times New Roman" w:hAnsi="Times New Roman" w:cs="Times New Roman"/>
          <w:color w:val="88846F"/>
          <w:sz w:val="28"/>
          <w:szCs w:val="28"/>
          <w:lang w:val="uk-UA" w:eastAsia="ru-RU"/>
        </w:rPr>
        <w:t>. до кут .</w:t>
      </w:r>
      <w:proofErr w:type="spellStart"/>
      <w:r w:rsidRPr="00CE587F">
        <w:rPr>
          <w:rFonts w:ascii="Times New Roman" w:eastAsia="Times New Roman" w:hAnsi="Times New Roman" w:cs="Times New Roman"/>
          <w:color w:val="88846F"/>
          <w:sz w:val="28"/>
          <w:szCs w:val="28"/>
          <w:lang w:val="uk-UA" w:eastAsia="ru-RU"/>
        </w:rPr>
        <w:t>приск</w:t>
      </w:r>
      <w:proofErr w:type="spellEnd"/>
      <w:r w:rsidRPr="00CE587F">
        <w:rPr>
          <w:rFonts w:ascii="Times New Roman" w:eastAsia="Times New Roman" w:hAnsi="Times New Roman" w:cs="Times New Roman"/>
          <w:color w:val="88846F"/>
          <w:sz w:val="28"/>
          <w:szCs w:val="28"/>
          <w:lang w:val="uk-UA" w:eastAsia="ru-RU"/>
        </w:rPr>
        <w:t xml:space="preserve">. та зберігаємо кут. </w:t>
      </w:r>
      <w:proofErr w:type="spellStart"/>
      <w:r w:rsidRPr="00CE587F">
        <w:rPr>
          <w:rFonts w:ascii="Times New Roman" w:eastAsia="Times New Roman" w:hAnsi="Times New Roman" w:cs="Times New Roman"/>
          <w:color w:val="88846F"/>
          <w:sz w:val="28"/>
          <w:szCs w:val="28"/>
          <w:lang w:val="uk-UA" w:eastAsia="ru-RU"/>
        </w:rPr>
        <w:t>швид</w:t>
      </w:r>
      <w:proofErr w:type="spellEnd"/>
      <w:r w:rsidRPr="00CE587F">
        <w:rPr>
          <w:rFonts w:ascii="Times New Roman" w:eastAsia="Times New Roman" w:hAnsi="Times New Roman" w:cs="Times New Roman"/>
          <w:color w:val="88846F"/>
          <w:sz w:val="28"/>
          <w:szCs w:val="28"/>
          <w:lang w:val="uk-UA" w:eastAsia="ru-RU"/>
        </w:rPr>
        <w:t>.</w:t>
      </w:r>
    </w:p>
    <w:p w14:paraId="0FBBEE3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aVel</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88846F"/>
          <w:sz w:val="28"/>
          <w:szCs w:val="28"/>
          <w:lang w:val="uk-UA" w:eastAsia="ru-RU"/>
        </w:rPr>
        <w:t xml:space="preserve"> //Так само робимо</w:t>
      </w:r>
      <w:r w:rsidR="00620E2D" w:rsidRPr="00CE587F">
        <w:rPr>
          <w:rFonts w:ascii="Times New Roman" w:eastAsia="Times New Roman" w:hAnsi="Times New Roman" w:cs="Times New Roman"/>
          <w:color w:val="88846F"/>
          <w:sz w:val="28"/>
          <w:szCs w:val="28"/>
          <w:lang w:val="uk-UA" w:eastAsia="ru-RU"/>
        </w:rPr>
        <w:t xml:space="preserve"> з </w:t>
      </w:r>
      <w:r w:rsidRPr="00CE587F">
        <w:rPr>
          <w:rFonts w:ascii="Times New Roman" w:eastAsia="Times New Roman" w:hAnsi="Times New Roman" w:cs="Times New Roman"/>
          <w:color w:val="88846F"/>
          <w:sz w:val="28"/>
          <w:szCs w:val="28"/>
          <w:lang w:val="uk-UA" w:eastAsia="ru-RU"/>
        </w:rPr>
        <w:t>кутом</w:t>
      </w:r>
    </w:p>
    <w:p w14:paraId="37AE1A0E" w14:textId="7CB51975"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aVel</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damp</w:t>
      </w:r>
      <w:proofErr w:type="spellEnd"/>
      <w:r w:rsidRPr="00CE587F">
        <w:rPr>
          <w:rFonts w:ascii="Times New Roman" w:eastAsia="Times New Roman" w:hAnsi="Times New Roman" w:cs="Times New Roman"/>
          <w:color w:val="F8F8F2"/>
          <w:sz w:val="28"/>
          <w:szCs w:val="28"/>
          <w:lang w:val="uk-UA" w:eastAsia="ru-RU"/>
        </w:rPr>
        <w:t xml:space="preserve">; </w:t>
      </w:r>
      <w:r w:rsidRPr="00CE587F">
        <w:rPr>
          <w:rFonts w:ascii="Times New Roman" w:eastAsia="Times New Roman" w:hAnsi="Times New Roman" w:cs="Times New Roman"/>
          <w:color w:val="88846F"/>
          <w:sz w:val="28"/>
          <w:szCs w:val="28"/>
          <w:lang w:val="uk-UA" w:eastAsia="ru-RU"/>
        </w:rPr>
        <w:t>//кут. швидкість множ</w:t>
      </w:r>
      <w:r w:rsidR="000024DB" w:rsidRPr="00CE587F">
        <w:rPr>
          <w:rFonts w:ascii="Times New Roman" w:eastAsia="Times New Roman" w:hAnsi="Times New Roman" w:cs="Times New Roman"/>
          <w:color w:val="88846F"/>
          <w:sz w:val="28"/>
          <w:szCs w:val="28"/>
          <w:lang w:val="uk-UA" w:eastAsia="ru-RU"/>
        </w:rPr>
        <w:t>и</w:t>
      </w:r>
      <w:r w:rsidRPr="00CE587F">
        <w:rPr>
          <w:rFonts w:ascii="Times New Roman" w:eastAsia="Times New Roman" w:hAnsi="Times New Roman" w:cs="Times New Roman"/>
          <w:color w:val="88846F"/>
          <w:sz w:val="28"/>
          <w:szCs w:val="28"/>
          <w:lang w:val="uk-UA" w:eastAsia="ru-RU"/>
        </w:rPr>
        <w:t xml:space="preserve">мо на </w:t>
      </w:r>
      <w:proofErr w:type="spellStart"/>
      <w:r w:rsidRPr="00CE587F">
        <w:rPr>
          <w:rFonts w:ascii="Times New Roman" w:eastAsia="Times New Roman" w:hAnsi="Times New Roman" w:cs="Times New Roman"/>
          <w:color w:val="88846F"/>
          <w:sz w:val="28"/>
          <w:szCs w:val="28"/>
          <w:lang w:val="uk-UA" w:eastAsia="ru-RU"/>
        </w:rPr>
        <w:t>коеф</w:t>
      </w:r>
      <w:proofErr w:type="spellEnd"/>
      <w:r w:rsidRPr="00CE587F">
        <w:rPr>
          <w:rFonts w:ascii="Times New Roman" w:eastAsia="Times New Roman" w:hAnsi="Times New Roman" w:cs="Times New Roman"/>
          <w:color w:val="88846F"/>
          <w:sz w:val="28"/>
          <w:szCs w:val="28"/>
          <w:lang w:val="uk-UA" w:eastAsia="ru-RU"/>
        </w:rPr>
        <w:t xml:space="preserve">. </w:t>
      </w:r>
      <w:proofErr w:type="spellStart"/>
      <w:r w:rsidR="00C72FC5" w:rsidRPr="00CE587F">
        <w:rPr>
          <w:rFonts w:ascii="Times New Roman" w:eastAsia="Times New Roman" w:hAnsi="Times New Roman" w:cs="Times New Roman"/>
          <w:color w:val="88846F"/>
          <w:sz w:val="28"/>
          <w:szCs w:val="28"/>
          <w:lang w:val="uk-UA" w:eastAsia="ru-RU"/>
        </w:rPr>
        <w:t>з</w:t>
      </w:r>
      <w:r w:rsidRPr="00CE587F">
        <w:rPr>
          <w:rFonts w:ascii="Times New Roman" w:eastAsia="Times New Roman" w:hAnsi="Times New Roman" w:cs="Times New Roman"/>
          <w:color w:val="88846F"/>
          <w:sz w:val="28"/>
          <w:szCs w:val="28"/>
          <w:lang w:val="uk-UA" w:eastAsia="ru-RU"/>
        </w:rPr>
        <w:t>атух</w:t>
      </w:r>
      <w:proofErr w:type="spellEnd"/>
      <w:r w:rsidRPr="00CE587F">
        <w:rPr>
          <w:rFonts w:ascii="Times New Roman" w:eastAsia="Times New Roman" w:hAnsi="Times New Roman" w:cs="Times New Roman"/>
          <w:color w:val="88846F"/>
          <w:sz w:val="28"/>
          <w:szCs w:val="28"/>
          <w:lang w:val="uk-UA" w:eastAsia="ru-RU"/>
        </w:rPr>
        <w:t>.</w:t>
      </w:r>
      <w:r w:rsidR="00C72FC5" w:rsidRPr="00CE587F">
        <w:rPr>
          <w:rFonts w:ascii="Times New Roman" w:eastAsia="Times New Roman" w:hAnsi="Times New Roman" w:cs="Times New Roman"/>
          <w:color w:val="88846F"/>
          <w:sz w:val="28"/>
          <w:szCs w:val="28"/>
          <w:lang w:val="uk-UA" w:eastAsia="ru-RU"/>
        </w:rPr>
        <w:t xml:space="preserve"> Зберігаємо швидкість</w:t>
      </w:r>
      <w:r w:rsidRPr="00CE587F">
        <w:rPr>
          <w:rFonts w:ascii="Times New Roman" w:eastAsia="Times New Roman" w:hAnsi="Times New Roman" w:cs="Times New Roman"/>
          <w:color w:val="88846F"/>
          <w:sz w:val="28"/>
          <w:szCs w:val="28"/>
          <w:lang w:val="uk-UA" w:eastAsia="ru-RU"/>
        </w:rPr>
        <w:t xml:space="preserve"> </w:t>
      </w:r>
    </w:p>
    <w:p w14:paraId="2D2A6AC5"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F4EDFAE" w14:textId="77777777" w:rsidR="0005776E" w:rsidRPr="00CE587F" w:rsidRDefault="0005776E"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F688F23" w14:textId="77777777" w:rsidR="00B61BC1" w:rsidRPr="00CE587F" w:rsidRDefault="00B61BC1"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1FE8076E" w14:textId="5D240566" w:rsidR="0005776E" w:rsidRPr="00CE587F" w:rsidRDefault="00F05F2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 цією програмою</w:t>
      </w:r>
      <w:r w:rsidR="00620E2D" w:rsidRPr="00CE587F">
        <w:rPr>
          <w:rFonts w:ascii="Times New Roman" w:eastAsia="Times New Roman" w:hAnsi="Times New Roman" w:cs="Times New Roman"/>
          <w:color w:val="000000"/>
          <w:sz w:val="28"/>
          <w:szCs w:val="28"/>
          <w:lang w:val="uk-UA" w:eastAsia="ru-RU"/>
        </w:rPr>
        <w:t xml:space="preserve"> ми отримали віртуальну модель коливань простого </w:t>
      </w:r>
      <w:r w:rsidR="000500F7" w:rsidRPr="00CE587F">
        <w:rPr>
          <w:rFonts w:ascii="Times New Roman" w:eastAsia="Times New Roman" w:hAnsi="Times New Roman" w:cs="Times New Roman"/>
          <w:color w:val="000000"/>
          <w:sz w:val="28"/>
          <w:szCs w:val="28"/>
          <w:lang w:val="uk-UA" w:eastAsia="ru-RU"/>
        </w:rPr>
        <w:t xml:space="preserve">математичного </w:t>
      </w:r>
      <w:r w:rsidR="00620E2D" w:rsidRPr="00CE587F">
        <w:rPr>
          <w:rFonts w:ascii="Times New Roman" w:eastAsia="Times New Roman" w:hAnsi="Times New Roman" w:cs="Times New Roman"/>
          <w:color w:val="000000"/>
          <w:sz w:val="28"/>
          <w:szCs w:val="28"/>
          <w:lang w:val="uk-UA" w:eastAsia="ru-RU"/>
        </w:rPr>
        <w:t>маятника.</w:t>
      </w:r>
    </w:p>
    <w:p w14:paraId="06992FF0"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3DD0C59B" w14:textId="77777777" w:rsidR="00B61BC1" w:rsidRPr="00CE587F" w:rsidRDefault="00B61BC1" w:rsidP="00B61BC1">
      <w:pPr>
        <w:shd w:val="clear" w:color="auto" w:fill="FFFFFF" w:themeFill="background1"/>
        <w:spacing w:after="0" w:line="360" w:lineRule="auto"/>
        <w:ind w:firstLine="709"/>
        <w:jc w:val="both"/>
        <w:rPr>
          <w:rFonts w:ascii="Times New Roman" w:eastAsia="Times New Roman" w:hAnsi="Times New Roman" w:cs="Times New Roman"/>
          <w:color w:val="000000"/>
          <w:sz w:val="28"/>
          <w:szCs w:val="28"/>
          <w:lang w:val="uk-UA" w:eastAsia="ru-RU"/>
        </w:rPr>
      </w:pPr>
    </w:p>
    <w:p w14:paraId="0D39A6B9" w14:textId="77777777" w:rsidR="00B61BC1" w:rsidRPr="00CE587F" w:rsidRDefault="00B61BC1" w:rsidP="00B61BC1">
      <w:pPr>
        <w:shd w:val="clear" w:color="auto" w:fill="FFFFFF" w:themeFill="background1"/>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4CE7B9C0" wp14:editId="70CDD735">
            <wp:extent cx="2768600" cy="221488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BEBA8EAE-BF5A-486C-A8C5-ECC9F3942E4B}">
                          <a14:imgProps xmlns:a14="http://schemas.microsoft.com/office/drawing/2010/main">
                            <a14:imgLayer r:embed="rId26">
                              <a14:imgEffect>
                                <a14:sharpenSoften amount="49000"/>
                              </a14:imgEffect>
                              <a14:imgEffect>
                                <a14:brightnessContrast bright="-6000" contrast="45000"/>
                              </a14:imgEffect>
                            </a14:imgLayer>
                          </a14:imgProps>
                        </a:ext>
                      </a:extLst>
                    </a:blip>
                    <a:stretch>
                      <a:fillRect/>
                    </a:stretch>
                  </pic:blipFill>
                  <pic:spPr>
                    <a:xfrm>
                      <a:off x="0" y="0"/>
                      <a:ext cx="2772041" cy="2217633"/>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t xml:space="preserve">            </w:t>
      </w:r>
      <w:r w:rsidRPr="00CE587F">
        <w:rPr>
          <w:noProof/>
          <w:lang w:val="uk-UA"/>
        </w:rPr>
        <w:drawing>
          <wp:inline distT="0" distB="0" distL="0" distR="0" wp14:anchorId="23C61201" wp14:editId="00AD6CAF">
            <wp:extent cx="2788444" cy="22307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9000"/>
                              </a14:imgEffect>
                              <a14:imgEffect>
                                <a14:brightnessContrast bright="-3000" contrast="39000"/>
                              </a14:imgEffect>
                            </a14:imgLayer>
                          </a14:imgProps>
                        </a:ext>
                      </a:extLst>
                    </a:blip>
                    <a:stretch>
                      <a:fillRect/>
                    </a:stretch>
                  </pic:blipFill>
                  <pic:spPr>
                    <a:xfrm>
                      <a:off x="0" y="0"/>
                      <a:ext cx="2796172" cy="2236938"/>
                    </a:xfrm>
                    <a:prstGeom prst="rect">
                      <a:avLst/>
                    </a:prstGeom>
                  </pic:spPr>
                </pic:pic>
              </a:graphicData>
            </a:graphic>
          </wp:inline>
        </w:drawing>
      </w:r>
    </w:p>
    <w:p w14:paraId="7AF764EE" w14:textId="39198397" w:rsidR="009C40C8" w:rsidRPr="009C40C8" w:rsidRDefault="00B61BC1" w:rsidP="009C40C8">
      <w:pPr>
        <w:shd w:val="clear" w:color="auto" w:fill="FFFFFF" w:themeFill="background1"/>
        <w:spacing w:after="0" w:line="360" w:lineRule="auto"/>
        <w:jc w:val="center"/>
        <w:rPr>
          <w:rFonts w:ascii="Times New Roman" w:eastAsia="Times New Roman" w:hAnsi="Times New Roman" w:cs="Times New Roman"/>
          <w:color w:val="000000" w:themeColor="text1"/>
          <w:sz w:val="28"/>
          <w:szCs w:val="28"/>
          <w:lang w:val="uk-UA" w:eastAsia="ru-RU"/>
        </w:rPr>
      </w:pPr>
      <w:r w:rsidRPr="00BA58EE">
        <w:rPr>
          <w:rFonts w:ascii="Times New Roman" w:eastAsia="Times New Roman" w:hAnsi="Times New Roman" w:cs="Times New Roman"/>
          <w:b/>
          <w:bCs/>
          <w:color w:val="000000" w:themeColor="text1"/>
          <w:sz w:val="28"/>
          <w:szCs w:val="28"/>
          <w:lang w:val="uk-UA" w:eastAsia="ru-RU"/>
        </w:rPr>
        <w:t>Рис.</w:t>
      </w:r>
      <w:r w:rsidR="00BA58EE" w:rsidRPr="00BA58EE">
        <w:rPr>
          <w:rFonts w:ascii="Times New Roman" w:eastAsia="Times New Roman" w:hAnsi="Times New Roman" w:cs="Times New Roman"/>
          <w:b/>
          <w:bCs/>
          <w:color w:val="000000" w:themeColor="text1"/>
          <w:sz w:val="28"/>
          <w:szCs w:val="28"/>
          <w:lang w:val="uk-UA" w:eastAsia="ru-RU"/>
        </w:rPr>
        <w:t>5</w:t>
      </w:r>
      <w:r w:rsidRPr="00BA58EE">
        <w:rPr>
          <w:rFonts w:ascii="Times New Roman" w:eastAsia="Times New Roman" w:hAnsi="Times New Roman" w:cs="Times New Roman"/>
          <w:color w:val="000000" w:themeColor="text1"/>
          <w:sz w:val="28"/>
          <w:szCs w:val="28"/>
          <w:lang w:val="uk-UA" w:eastAsia="ru-RU"/>
        </w:rPr>
        <w:t xml:space="preserve">. </w:t>
      </w:r>
      <w:r w:rsidR="00BA58EE">
        <w:rPr>
          <w:rFonts w:ascii="Times New Roman" w:eastAsia="Times New Roman" w:hAnsi="Times New Roman" w:cs="Times New Roman"/>
          <w:color w:val="000000" w:themeColor="text1"/>
          <w:sz w:val="28"/>
          <w:szCs w:val="28"/>
          <w:lang w:val="uk-UA" w:eastAsia="ru-RU"/>
        </w:rPr>
        <w:t>В</w:t>
      </w:r>
      <w:r w:rsidRPr="00BA58EE">
        <w:rPr>
          <w:rFonts w:ascii="Times New Roman" w:eastAsia="Times New Roman" w:hAnsi="Times New Roman" w:cs="Times New Roman"/>
          <w:color w:val="000000" w:themeColor="text1"/>
          <w:sz w:val="28"/>
          <w:szCs w:val="28"/>
          <w:lang w:val="uk-UA" w:eastAsia="ru-RU"/>
        </w:rPr>
        <w:t>іртуальна модель математичного маятника</w:t>
      </w:r>
      <w:r w:rsidR="00BA58EE">
        <w:rPr>
          <w:rFonts w:ascii="Times New Roman" w:eastAsia="Times New Roman" w:hAnsi="Times New Roman" w:cs="Times New Roman"/>
          <w:color w:val="000000" w:themeColor="text1"/>
          <w:sz w:val="28"/>
          <w:szCs w:val="28"/>
          <w:lang w:val="uk-UA" w:eastAsia="ru-RU"/>
        </w:rPr>
        <w:t xml:space="preserve"> (анімація)</w:t>
      </w:r>
      <w:r w:rsidRPr="00BA58EE">
        <w:rPr>
          <w:rFonts w:ascii="Times New Roman" w:eastAsia="Times New Roman" w:hAnsi="Times New Roman" w:cs="Times New Roman"/>
          <w:color w:val="000000" w:themeColor="text1"/>
          <w:sz w:val="28"/>
          <w:szCs w:val="28"/>
          <w:lang w:val="uk-UA" w:eastAsia="ru-RU"/>
        </w:rPr>
        <w:t>.</w:t>
      </w:r>
    </w:p>
    <w:p w14:paraId="5E2D4ADD" w14:textId="77777777" w:rsidR="006B7A9C" w:rsidRPr="00CE587F" w:rsidRDefault="006B7A9C" w:rsidP="000500F7">
      <w:pPr>
        <w:spacing w:after="0" w:line="360" w:lineRule="auto"/>
        <w:jc w:val="both"/>
        <w:rPr>
          <w:rFonts w:ascii="Times New Roman" w:eastAsia="Times New Roman" w:hAnsi="Times New Roman" w:cs="Times New Roman"/>
          <w:color w:val="000000"/>
          <w:sz w:val="28"/>
          <w:szCs w:val="28"/>
          <w:lang w:val="uk-UA" w:eastAsia="ru-RU"/>
        </w:rPr>
      </w:pPr>
    </w:p>
    <w:p w14:paraId="5FADADF7" w14:textId="14DD4C03" w:rsidR="00BA5DB3" w:rsidRPr="00CE587F" w:rsidRDefault="00BA5DB3" w:rsidP="003C514A">
      <w:pPr>
        <w:spacing w:after="0" w:line="360" w:lineRule="auto"/>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t>2.</w:t>
      </w:r>
      <w:r w:rsidR="00117865"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.2.</w:t>
      </w:r>
      <w:r w:rsidR="00AF503D" w:rsidRPr="00CE587F">
        <w:rPr>
          <w:rFonts w:ascii="Times New Roman" w:eastAsia="Times New Roman" w:hAnsi="Times New Roman" w:cs="Times New Roman"/>
          <w:b/>
          <w:color w:val="000000"/>
          <w:sz w:val="28"/>
          <w:szCs w:val="28"/>
          <w:lang w:val="uk-UA" w:eastAsia="ru-RU"/>
        </w:rPr>
        <w:t xml:space="preserve"> Створення моделі подвійного маятника</w:t>
      </w:r>
    </w:p>
    <w:p w14:paraId="24F7D31F" w14:textId="171E5AD7" w:rsidR="00AF503D" w:rsidRPr="00CE587F" w:rsidRDefault="000B4408"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Застосовуючи алгоритм створення математичного маятника, була розроблена програма для опису коливань</w:t>
      </w:r>
      <w:r w:rsidR="00AF503D" w:rsidRPr="00CE587F">
        <w:rPr>
          <w:rFonts w:ascii="Times New Roman" w:eastAsia="Times New Roman" w:hAnsi="Times New Roman" w:cs="Times New Roman"/>
          <w:color w:val="000000"/>
          <w:sz w:val="28"/>
          <w:szCs w:val="28"/>
          <w:lang w:val="uk-UA" w:eastAsia="ru-RU"/>
        </w:rPr>
        <w:t xml:space="preserve"> подвійн</w:t>
      </w:r>
      <w:r w:rsidRPr="00CE587F">
        <w:rPr>
          <w:rFonts w:ascii="Times New Roman" w:eastAsia="Times New Roman" w:hAnsi="Times New Roman" w:cs="Times New Roman"/>
          <w:color w:val="000000"/>
          <w:sz w:val="28"/>
          <w:szCs w:val="28"/>
          <w:lang w:val="uk-UA" w:eastAsia="ru-RU"/>
        </w:rPr>
        <w:t>ого маятника</w:t>
      </w:r>
      <w:r w:rsidR="00D80635"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На початку роботи так само</w:t>
      </w:r>
      <w:r w:rsidR="00D80635" w:rsidRPr="00CE587F">
        <w:rPr>
          <w:rFonts w:ascii="Times New Roman" w:eastAsia="Times New Roman" w:hAnsi="Times New Roman" w:cs="Times New Roman"/>
          <w:color w:val="000000"/>
          <w:sz w:val="28"/>
          <w:szCs w:val="28"/>
          <w:lang w:val="uk-UA" w:eastAsia="ru-RU"/>
        </w:rPr>
        <w:t xml:space="preserve"> зада</w:t>
      </w:r>
      <w:r w:rsidRPr="00CE587F">
        <w:rPr>
          <w:rFonts w:ascii="Times New Roman" w:eastAsia="Times New Roman" w:hAnsi="Times New Roman" w:cs="Times New Roman"/>
          <w:color w:val="000000"/>
          <w:sz w:val="28"/>
          <w:szCs w:val="28"/>
          <w:lang w:val="uk-UA" w:eastAsia="ru-RU"/>
        </w:rPr>
        <w:t>ються</w:t>
      </w:r>
      <w:r w:rsidR="00D80635" w:rsidRPr="00CE587F">
        <w:rPr>
          <w:rFonts w:ascii="Times New Roman" w:eastAsia="Times New Roman" w:hAnsi="Times New Roman" w:cs="Times New Roman"/>
          <w:color w:val="000000"/>
          <w:sz w:val="28"/>
          <w:szCs w:val="28"/>
          <w:lang w:val="uk-UA" w:eastAsia="ru-RU"/>
        </w:rPr>
        <w:t xml:space="preserve"> змінні та константи</w:t>
      </w:r>
      <w:r w:rsidRPr="00CE587F">
        <w:rPr>
          <w:rFonts w:ascii="Times New Roman" w:eastAsia="Times New Roman" w:hAnsi="Times New Roman" w:cs="Times New Roman"/>
          <w:color w:val="000000"/>
          <w:sz w:val="28"/>
          <w:szCs w:val="28"/>
          <w:lang w:val="uk-UA" w:eastAsia="ru-RU"/>
        </w:rPr>
        <w:t>.</w:t>
      </w:r>
    </w:p>
    <w:p w14:paraId="526AFF70"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x1, y1, x2, y2;</w:t>
      </w:r>
      <w:r w:rsidR="000F0465" w:rsidRPr="00CE587F">
        <w:rPr>
          <w:rFonts w:ascii="Times New Roman" w:eastAsia="Times New Roman" w:hAnsi="Times New Roman" w:cs="Times New Roman"/>
          <w:color w:val="88846F"/>
          <w:sz w:val="28"/>
          <w:szCs w:val="28"/>
          <w:lang w:val="uk-UA" w:eastAsia="ru-RU"/>
        </w:rPr>
        <w:t xml:space="preserve"> // Координати колів</w:t>
      </w:r>
    </w:p>
    <w:p w14:paraId="6DD647D9"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верхньої лінії</w:t>
      </w:r>
    </w:p>
    <w:p w14:paraId="508F39B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//Довжина нижньої лінії</w:t>
      </w:r>
    </w:p>
    <w:p w14:paraId="21A5A18F"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верхньої лінії</w:t>
      </w:r>
    </w:p>
    <w:p w14:paraId="6A33A564"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//Маса та радіус нижньої лінії</w:t>
      </w:r>
    </w:p>
    <w:p w14:paraId="5A5CE13E" w14:textId="248A268C"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верхнього </w:t>
      </w:r>
      <w:r w:rsidR="00041C6A" w:rsidRPr="00CE587F">
        <w:rPr>
          <w:rFonts w:ascii="Times New Roman" w:eastAsia="Times New Roman" w:hAnsi="Times New Roman" w:cs="Times New Roman"/>
          <w:color w:val="88846F"/>
          <w:sz w:val="28"/>
          <w:szCs w:val="28"/>
          <w:lang w:val="uk-UA" w:eastAsia="ru-RU"/>
        </w:rPr>
        <w:t>м</w:t>
      </w:r>
      <w:r w:rsidR="000F0465" w:rsidRPr="00CE587F">
        <w:rPr>
          <w:rFonts w:ascii="Times New Roman" w:eastAsia="Times New Roman" w:hAnsi="Times New Roman" w:cs="Times New Roman"/>
          <w:color w:val="88846F"/>
          <w:sz w:val="28"/>
          <w:szCs w:val="28"/>
          <w:lang w:val="uk-UA" w:eastAsia="ru-RU"/>
        </w:rPr>
        <w:t>аятника</w:t>
      </w:r>
    </w:p>
    <w:p w14:paraId="3839E14A"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 нижнього маятника</w:t>
      </w:r>
    </w:p>
    <w:p w14:paraId="1F849E9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верхнього</w:t>
      </w:r>
    </w:p>
    <w:p w14:paraId="3DC4BE0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//Швидкість нижнього</w:t>
      </w:r>
    </w:p>
    <w:p w14:paraId="3FB9FA37"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верхнього</w:t>
      </w:r>
    </w:p>
    <w:p w14:paraId="5CC0DF4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//Кутове прискорення нижнього</w:t>
      </w:r>
    </w:p>
    <w:p w14:paraId="6E41A131"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0.8</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//Прискорення вільного падіння вибрано для зручності</w:t>
      </w:r>
    </w:p>
    <w:p w14:paraId="66D1DA2C"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damp1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//Коефіцієнти затухання</w:t>
      </w:r>
    </w:p>
    <w:p w14:paraId="1BABB01D" w14:textId="77777777" w:rsidR="00C57C51" w:rsidRPr="00CE587F" w:rsidRDefault="00C57C51"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damp2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r w:rsidR="000F0465" w:rsidRPr="00CE587F">
        <w:rPr>
          <w:rFonts w:ascii="Times New Roman" w:eastAsia="Times New Roman" w:hAnsi="Times New Roman" w:cs="Times New Roman"/>
          <w:color w:val="88846F"/>
          <w:sz w:val="28"/>
          <w:szCs w:val="28"/>
          <w:lang w:val="uk-UA" w:eastAsia="ru-RU"/>
        </w:rPr>
        <w:t xml:space="preserve"> </w:t>
      </w:r>
    </w:p>
    <w:p w14:paraId="00D4C838" w14:textId="77777777" w:rsidR="00041C6A" w:rsidRPr="00CE587F" w:rsidRDefault="00041C6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2490121E" w14:textId="730ACAFB" w:rsidR="00D80635" w:rsidRPr="00CE587F" w:rsidRDefault="00C57C51"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lastRenderedPageBreak/>
        <w:t>Цього разу нам потрібні ко</w:t>
      </w:r>
      <w:r w:rsidR="00041C6A" w:rsidRPr="00CE587F">
        <w:rPr>
          <w:rFonts w:ascii="Times New Roman" w:eastAsia="Times New Roman" w:hAnsi="Times New Roman" w:cs="Times New Roman"/>
          <w:color w:val="000000"/>
          <w:sz w:val="28"/>
          <w:szCs w:val="28"/>
          <w:lang w:val="uk-UA" w:eastAsia="ru-RU"/>
        </w:rPr>
        <w:t>о</w:t>
      </w:r>
      <w:r w:rsidRPr="00CE587F">
        <w:rPr>
          <w:rFonts w:ascii="Times New Roman" w:eastAsia="Times New Roman" w:hAnsi="Times New Roman" w:cs="Times New Roman"/>
          <w:color w:val="000000"/>
          <w:sz w:val="28"/>
          <w:szCs w:val="28"/>
          <w:lang w:val="uk-UA" w:eastAsia="ru-RU"/>
        </w:rPr>
        <w:t>рдинати верхнього та нижнього</w:t>
      </w:r>
      <w:r w:rsidR="000F0465" w:rsidRPr="00CE587F">
        <w:rPr>
          <w:rFonts w:ascii="Times New Roman" w:eastAsia="Times New Roman" w:hAnsi="Times New Roman" w:cs="Times New Roman"/>
          <w:color w:val="000000"/>
          <w:sz w:val="28"/>
          <w:szCs w:val="28"/>
          <w:lang w:val="uk-UA" w:eastAsia="ru-RU"/>
        </w:rPr>
        <w:t xml:space="preserve"> к</w:t>
      </w:r>
      <w:r w:rsidR="00843644" w:rsidRPr="00CE587F">
        <w:rPr>
          <w:rFonts w:ascii="Times New Roman" w:eastAsia="Times New Roman" w:hAnsi="Times New Roman" w:cs="Times New Roman"/>
          <w:color w:val="000000"/>
          <w:sz w:val="28"/>
          <w:szCs w:val="28"/>
          <w:lang w:val="uk-UA" w:eastAsia="ru-RU"/>
        </w:rPr>
        <w:t>іл</w:t>
      </w:r>
      <w:r w:rsidR="002B6619" w:rsidRPr="00CE587F">
        <w:rPr>
          <w:rFonts w:ascii="Times New Roman" w:eastAsia="Times New Roman" w:hAnsi="Times New Roman" w:cs="Times New Roman"/>
          <w:color w:val="000000"/>
          <w:sz w:val="28"/>
          <w:szCs w:val="28"/>
          <w:lang w:val="uk-UA" w:eastAsia="ru-RU"/>
        </w:rPr>
        <w:t>,</w:t>
      </w:r>
      <w:r w:rsidR="00843644" w:rsidRPr="00CE587F">
        <w:rPr>
          <w:rFonts w:ascii="Times New Roman" w:eastAsia="Times New Roman" w:hAnsi="Times New Roman" w:cs="Times New Roman"/>
          <w:color w:val="000000"/>
          <w:sz w:val="28"/>
          <w:szCs w:val="28"/>
          <w:lang w:val="uk-UA" w:eastAsia="ru-RU"/>
        </w:rPr>
        <w:t xml:space="preserve"> </w:t>
      </w:r>
      <w:r w:rsidR="002B6619" w:rsidRPr="00CE587F">
        <w:rPr>
          <w:rFonts w:ascii="Times New Roman" w:eastAsia="Times New Roman" w:hAnsi="Times New Roman" w:cs="Times New Roman"/>
          <w:color w:val="000000"/>
          <w:sz w:val="28"/>
          <w:szCs w:val="28"/>
          <w:lang w:val="uk-UA" w:eastAsia="ru-RU"/>
        </w:rPr>
        <w:t>а тому нам необхідно</w:t>
      </w:r>
      <w:r w:rsidRPr="00CE587F">
        <w:rPr>
          <w:rFonts w:ascii="Times New Roman" w:eastAsia="Times New Roman" w:hAnsi="Times New Roman" w:cs="Times New Roman"/>
          <w:color w:val="000000"/>
          <w:sz w:val="28"/>
          <w:szCs w:val="28"/>
          <w:lang w:val="uk-UA" w:eastAsia="ru-RU"/>
        </w:rPr>
        <w:t xml:space="preserve"> знайти кутове прискорення обох маятників</w:t>
      </w:r>
      <w:r w:rsidR="003E439F" w:rsidRPr="00CE587F">
        <w:rPr>
          <w:rFonts w:ascii="Times New Roman" w:eastAsia="Times New Roman" w:hAnsi="Times New Roman" w:cs="Times New Roman"/>
          <w:color w:val="000000"/>
          <w:sz w:val="28"/>
          <w:szCs w:val="28"/>
          <w:lang w:val="uk-UA" w:eastAsia="ru-RU"/>
        </w:rPr>
        <w:t>,</w:t>
      </w:r>
      <w:r w:rsidR="002B6619" w:rsidRPr="00CE587F">
        <w:rPr>
          <w:rFonts w:ascii="Times New Roman" w:eastAsia="Times New Roman" w:hAnsi="Times New Roman" w:cs="Times New Roman"/>
          <w:color w:val="000000"/>
          <w:sz w:val="28"/>
          <w:szCs w:val="28"/>
          <w:lang w:val="uk-UA" w:eastAsia="ru-RU"/>
        </w:rPr>
        <w:t xml:space="preserve"> щоб</w:t>
      </w:r>
      <w:r w:rsidR="00180C75" w:rsidRPr="00CE587F">
        <w:rPr>
          <w:rFonts w:ascii="Times New Roman" w:eastAsia="Times New Roman" w:hAnsi="Times New Roman" w:cs="Times New Roman"/>
          <w:color w:val="000000"/>
          <w:sz w:val="28"/>
          <w:szCs w:val="28"/>
          <w:lang w:val="uk-UA" w:eastAsia="ru-RU"/>
        </w:rPr>
        <w:t xml:space="preserve"> задати</w:t>
      </w:r>
      <w:r w:rsidR="002B6619" w:rsidRPr="00CE587F">
        <w:rPr>
          <w:rFonts w:ascii="Times New Roman" w:eastAsia="Times New Roman" w:hAnsi="Times New Roman" w:cs="Times New Roman"/>
          <w:color w:val="000000"/>
          <w:sz w:val="28"/>
          <w:szCs w:val="28"/>
          <w:lang w:val="uk-UA" w:eastAsia="ru-RU"/>
        </w:rPr>
        <w:t xml:space="preserve"> природній рух </w:t>
      </w:r>
      <w:r w:rsidR="00180C75" w:rsidRPr="00CE587F">
        <w:rPr>
          <w:rFonts w:ascii="Times New Roman" w:eastAsia="Times New Roman" w:hAnsi="Times New Roman" w:cs="Times New Roman"/>
          <w:color w:val="000000"/>
          <w:sz w:val="28"/>
          <w:szCs w:val="28"/>
          <w:lang w:val="uk-UA" w:eastAsia="ru-RU"/>
        </w:rPr>
        <w:t>маятників</w:t>
      </w:r>
      <w:r w:rsidR="003E439F" w:rsidRPr="00CE587F">
        <w:rPr>
          <w:rFonts w:ascii="Times New Roman" w:eastAsia="Times New Roman" w:hAnsi="Times New Roman" w:cs="Times New Roman"/>
          <w:color w:val="000000"/>
          <w:sz w:val="28"/>
          <w:szCs w:val="28"/>
          <w:lang w:val="uk-UA" w:eastAsia="ru-RU"/>
        </w:rPr>
        <w:t>.</w:t>
      </w:r>
      <w:r w:rsidR="00180C75" w:rsidRPr="00CE587F">
        <w:rPr>
          <w:rFonts w:ascii="Times New Roman" w:eastAsia="Times New Roman" w:hAnsi="Times New Roman" w:cs="Times New Roman"/>
          <w:color w:val="000000"/>
          <w:sz w:val="28"/>
          <w:szCs w:val="28"/>
          <w:lang w:val="uk-UA" w:eastAsia="ru-RU"/>
        </w:rPr>
        <w:t xml:space="preserve"> Але спершу було розроб</w:t>
      </w:r>
      <w:r w:rsidR="002B6619" w:rsidRPr="00CE587F">
        <w:rPr>
          <w:rFonts w:ascii="Times New Roman" w:eastAsia="Times New Roman" w:hAnsi="Times New Roman" w:cs="Times New Roman"/>
          <w:color w:val="000000"/>
          <w:sz w:val="28"/>
          <w:szCs w:val="28"/>
          <w:lang w:val="uk-UA" w:eastAsia="ru-RU"/>
        </w:rPr>
        <w:t xml:space="preserve">лено </w:t>
      </w:r>
      <w:r w:rsidR="000F0465" w:rsidRPr="00CE587F">
        <w:rPr>
          <w:rFonts w:ascii="Times New Roman" w:eastAsia="Times New Roman" w:hAnsi="Times New Roman" w:cs="Times New Roman"/>
          <w:color w:val="000000"/>
          <w:sz w:val="28"/>
          <w:szCs w:val="28"/>
          <w:lang w:val="uk-UA" w:eastAsia="ru-RU"/>
        </w:rPr>
        <w:t>функцію для малювання</w:t>
      </w:r>
      <w:r w:rsidR="00A52A6F" w:rsidRPr="00CE587F">
        <w:rPr>
          <w:rFonts w:ascii="Times New Roman" w:eastAsia="Times New Roman" w:hAnsi="Times New Roman" w:cs="Times New Roman"/>
          <w:color w:val="000000"/>
          <w:sz w:val="28"/>
          <w:szCs w:val="28"/>
          <w:lang w:val="uk-UA" w:eastAsia="ru-RU"/>
        </w:rPr>
        <w:t xml:space="preserve"> </w:t>
      </w:r>
      <w:proofErr w:type="spellStart"/>
      <w:r w:rsidR="00A52A6F" w:rsidRPr="00CE587F">
        <w:rPr>
          <w:rFonts w:ascii="Times New Roman" w:eastAsia="Times New Roman" w:hAnsi="Times New Roman" w:cs="Times New Roman"/>
          <w:color w:val="000000"/>
          <w:sz w:val="28"/>
          <w:szCs w:val="28"/>
          <w:lang w:val="uk-UA" w:eastAsia="ru-RU"/>
        </w:rPr>
        <w:t>draw</w:t>
      </w:r>
      <w:proofErr w:type="spellEnd"/>
      <w:r w:rsidR="00A52A6F" w:rsidRPr="00CE587F">
        <w:rPr>
          <w:rFonts w:ascii="Times New Roman" w:eastAsia="Times New Roman" w:hAnsi="Times New Roman" w:cs="Times New Roman"/>
          <w:color w:val="000000"/>
          <w:sz w:val="28"/>
          <w:szCs w:val="28"/>
          <w:lang w:val="uk-UA" w:eastAsia="ru-RU"/>
        </w:rPr>
        <w:t>()</w:t>
      </w:r>
    </w:p>
    <w:p w14:paraId="4613CA9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draw</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function</w:t>
      </w:r>
      <w:proofErr w:type="spellEnd"/>
      <w:r w:rsidRPr="00CE587F">
        <w:rPr>
          <w:rFonts w:ascii="Times New Roman" w:eastAsia="Times New Roman" w:hAnsi="Times New Roman" w:cs="Times New Roman"/>
          <w:color w:val="F8F8F2"/>
          <w:sz w:val="28"/>
          <w:szCs w:val="28"/>
          <w:lang w:val="uk-UA" w:eastAsia="ru-RU"/>
        </w:rPr>
        <w:t> () {</w:t>
      </w:r>
    </w:p>
    <w:p w14:paraId="0050A7F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 xml:space="preserve">//Очищує екран і </w:t>
      </w:r>
      <w:proofErr w:type="spellStart"/>
      <w:r w:rsidRPr="00CE587F">
        <w:rPr>
          <w:rFonts w:ascii="Times New Roman" w:eastAsia="Times New Roman" w:hAnsi="Times New Roman" w:cs="Times New Roman"/>
          <w:color w:val="88846F"/>
          <w:sz w:val="28"/>
          <w:szCs w:val="28"/>
          <w:lang w:val="uk-UA" w:eastAsia="ru-RU"/>
        </w:rPr>
        <w:t>малю</w:t>
      </w:r>
      <w:proofErr w:type="spellEnd"/>
      <w:r w:rsidRPr="00CE587F">
        <w:rPr>
          <w:rFonts w:ascii="Times New Roman" w:eastAsia="Times New Roman" w:hAnsi="Times New Roman" w:cs="Times New Roman"/>
          <w:color w:val="88846F"/>
          <w:sz w:val="28"/>
          <w:szCs w:val="28"/>
          <w:lang w:val="uk-UA" w:eastAsia="ru-RU"/>
        </w:rPr>
        <w:t xml:space="preserve"> закріплену точку</w:t>
      </w:r>
    </w:p>
    <w:p w14:paraId="3148EB7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clearRect</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innerWidth</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innerHeight</w:t>
      </w:r>
      <w:proofErr w:type="spellEnd"/>
      <w:r w:rsidRPr="00CE587F">
        <w:rPr>
          <w:rFonts w:ascii="Times New Roman" w:eastAsia="Times New Roman" w:hAnsi="Times New Roman" w:cs="Times New Roman"/>
          <w:color w:val="F8F8F2"/>
          <w:sz w:val="28"/>
          <w:szCs w:val="28"/>
          <w:lang w:val="uk-UA" w:eastAsia="ru-RU"/>
        </w:rPr>
        <w:t>);</w:t>
      </w:r>
    </w:p>
    <w:p w14:paraId="557E700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6E9B9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E81FF"/>
          <w:sz w:val="28"/>
          <w:szCs w:val="28"/>
          <w:lang w:val="uk-UA" w:eastAsia="ru-RU"/>
        </w:rPr>
        <w:t>false</w:t>
      </w:r>
      <w:proofErr w:type="spellEnd"/>
      <w:r w:rsidRPr="00CE587F">
        <w:rPr>
          <w:rFonts w:ascii="Times New Roman" w:eastAsia="Times New Roman" w:hAnsi="Times New Roman" w:cs="Times New Roman"/>
          <w:color w:val="F8F8F2"/>
          <w:sz w:val="28"/>
          <w:szCs w:val="28"/>
          <w:lang w:val="uk-UA" w:eastAsia="ru-RU"/>
        </w:rPr>
        <w:t>);</w:t>
      </w:r>
    </w:p>
    <w:p w14:paraId="6345694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ctx.fillStyle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78E475F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proofErr w:type="spellEnd"/>
      <w:r w:rsidRPr="00CE587F">
        <w:rPr>
          <w:rFonts w:ascii="Times New Roman" w:eastAsia="Times New Roman" w:hAnsi="Times New Roman" w:cs="Times New Roman"/>
          <w:color w:val="F8F8F2"/>
          <w:sz w:val="28"/>
          <w:szCs w:val="28"/>
          <w:lang w:val="uk-UA" w:eastAsia="ru-RU"/>
        </w:rPr>
        <w:t>();</w:t>
      </w:r>
    </w:p>
    <w:p w14:paraId="6F8EBF9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525951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першого кола</w:t>
      </w:r>
    </w:p>
    <w:p w14:paraId="4793FFB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sin</w:t>
      </w:r>
      <w:proofErr w:type="spellEnd"/>
      <w:r w:rsidRPr="00CE587F">
        <w:rPr>
          <w:rFonts w:ascii="Times New Roman" w:eastAsia="Times New Roman" w:hAnsi="Times New Roman" w:cs="Times New Roman"/>
          <w:color w:val="F8F8F2"/>
          <w:sz w:val="28"/>
          <w:szCs w:val="28"/>
          <w:lang w:val="uk-UA" w:eastAsia="ru-RU"/>
        </w:rPr>
        <w:t>(ang1);</w:t>
      </w:r>
    </w:p>
    <w:p w14:paraId="13C68EB0"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cos</w:t>
      </w:r>
      <w:proofErr w:type="spellEnd"/>
      <w:r w:rsidRPr="00CE587F">
        <w:rPr>
          <w:rFonts w:ascii="Times New Roman" w:eastAsia="Times New Roman" w:hAnsi="Times New Roman" w:cs="Times New Roman"/>
          <w:color w:val="F8F8F2"/>
          <w:sz w:val="28"/>
          <w:szCs w:val="28"/>
          <w:lang w:val="uk-UA" w:eastAsia="ru-RU"/>
        </w:rPr>
        <w:t>(ang1);</w:t>
      </w:r>
    </w:p>
    <w:p w14:paraId="435CC30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лінії від точки до першого кола</w:t>
      </w:r>
    </w:p>
    <w:p w14:paraId="58B32CF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6CD049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moveTo</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0DA8800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lineTo</w:t>
      </w:r>
      <w:proofErr w:type="spellEnd"/>
      <w:r w:rsidRPr="00CE587F">
        <w:rPr>
          <w:rFonts w:ascii="Times New Roman" w:eastAsia="Times New Roman" w:hAnsi="Times New Roman" w:cs="Times New Roman"/>
          <w:color w:val="F8F8F2"/>
          <w:sz w:val="28"/>
          <w:szCs w:val="28"/>
          <w:lang w:val="uk-UA" w:eastAsia="ru-RU"/>
        </w:rPr>
        <w:t>(x1, y1);</w:t>
      </w:r>
    </w:p>
    <w:p w14:paraId="1443FC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0F3DC5E3"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//Переводить кут в координати другого кола</w:t>
      </w:r>
    </w:p>
    <w:p w14:paraId="4FDD3C3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sin</w:t>
      </w:r>
      <w:proofErr w:type="spellEnd"/>
      <w:r w:rsidRPr="00CE587F">
        <w:rPr>
          <w:rFonts w:ascii="Times New Roman" w:eastAsia="Times New Roman" w:hAnsi="Times New Roman" w:cs="Times New Roman"/>
          <w:color w:val="F8F8F2"/>
          <w:sz w:val="28"/>
          <w:szCs w:val="28"/>
          <w:lang w:val="uk-UA" w:eastAsia="ru-RU"/>
        </w:rPr>
        <w:t>(ang2);</w:t>
      </w:r>
    </w:p>
    <w:p w14:paraId="755B6D35"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y2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y1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cos</w:t>
      </w:r>
      <w:proofErr w:type="spellEnd"/>
      <w:r w:rsidRPr="00CE587F">
        <w:rPr>
          <w:rFonts w:ascii="Times New Roman" w:eastAsia="Times New Roman" w:hAnsi="Times New Roman" w:cs="Times New Roman"/>
          <w:color w:val="F8F8F2"/>
          <w:sz w:val="28"/>
          <w:szCs w:val="28"/>
          <w:lang w:val="uk-UA" w:eastAsia="ru-RU"/>
        </w:rPr>
        <w:t>(ang2);</w:t>
      </w:r>
    </w:p>
    <w:p w14:paraId="4F796DA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лінію від першого до другого кола</w:t>
      </w:r>
    </w:p>
    <w:p w14:paraId="0071AD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2429AD98"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moveTo</w:t>
      </w:r>
      <w:proofErr w:type="spellEnd"/>
      <w:r w:rsidRPr="00CE587F">
        <w:rPr>
          <w:rFonts w:ascii="Times New Roman" w:eastAsia="Times New Roman" w:hAnsi="Times New Roman" w:cs="Times New Roman"/>
          <w:color w:val="F8F8F2"/>
          <w:sz w:val="28"/>
          <w:szCs w:val="28"/>
          <w:lang w:val="uk-UA" w:eastAsia="ru-RU"/>
        </w:rPr>
        <w:t>(x1, y1);</w:t>
      </w:r>
    </w:p>
    <w:p w14:paraId="6DF573EA"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lineTo</w:t>
      </w:r>
      <w:proofErr w:type="spellEnd"/>
      <w:r w:rsidRPr="00CE587F">
        <w:rPr>
          <w:rFonts w:ascii="Times New Roman" w:eastAsia="Times New Roman" w:hAnsi="Times New Roman" w:cs="Times New Roman"/>
          <w:color w:val="F8F8F2"/>
          <w:sz w:val="28"/>
          <w:szCs w:val="28"/>
          <w:lang w:val="uk-UA" w:eastAsia="ru-RU"/>
        </w:rPr>
        <w:t>(x2, y2);</w:t>
      </w:r>
    </w:p>
    <w:p w14:paraId="7C6CB939"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720AC6CD"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//Малює перше коло</w:t>
      </w:r>
    </w:p>
    <w:p w14:paraId="2279937F"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2D1C2DB4"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(x1, y1, m1,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E81FF"/>
          <w:sz w:val="28"/>
          <w:szCs w:val="28"/>
          <w:lang w:val="uk-UA" w:eastAsia="ru-RU"/>
        </w:rPr>
        <w:t>false</w:t>
      </w:r>
      <w:proofErr w:type="spellEnd"/>
      <w:r w:rsidRPr="00CE587F">
        <w:rPr>
          <w:rFonts w:ascii="Times New Roman" w:eastAsia="Times New Roman" w:hAnsi="Times New Roman" w:cs="Times New Roman"/>
          <w:color w:val="F8F8F2"/>
          <w:sz w:val="28"/>
          <w:szCs w:val="28"/>
          <w:lang w:val="uk-UA" w:eastAsia="ru-RU"/>
        </w:rPr>
        <w:t>);</w:t>
      </w:r>
    </w:p>
    <w:p w14:paraId="2D121F91"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ctx.fillStyle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w:t>
      </w:r>
      <w:proofErr w:type="spellStart"/>
      <w:r w:rsidR="00076E22" w:rsidRPr="00CE587F">
        <w:rPr>
          <w:rFonts w:ascii="Times New Roman" w:eastAsia="Times New Roman" w:hAnsi="Times New Roman" w:cs="Times New Roman"/>
          <w:color w:val="E6DB74"/>
          <w:sz w:val="28"/>
          <w:szCs w:val="28"/>
          <w:lang w:val="uk-UA" w:eastAsia="ru-RU"/>
        </w:rPr>
        <w:t>red</w:t>
      </w:r>
      <w:proofErr w:type="spellEnd"/>
      <w:r w:rsidR="00076E22" w:rsidRPr="00CE587F">
        <w:rPr>
          <w:rFonts w:ascii="Times New Roman" w:eastAsia="Times New Roman" w:hAnsi="Times New Roman" w:cs="Times New Roman"/>
          <w:color w:val="E6DB74"/>
          <w:sz w:val="28"/>
          <w:szCs w:val="28"/>
          <w:lang w:val="uk-UA" w:eastAsia="ru-RU"/>
        </w:rPr>
        <w:t>"</w:t>
      </w:r>
      <w:r w:rsidR="00076E22"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F8F8F2"/>
          <w:sz w:val="28"/>
          <w:szCs w:val="28"/>
          <w:lang w:val="uk-UA" w:eastAsia="ru-RU"/>
        </w:rPr>
        <w:t>;</w:t>
      </w:r>
    </w:p>
    <w:p w14:paraId="2B51DAF7"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proofErr w:type="spellEnd"/>
      <w:r w:rsidRPr="00CE587F">
        <w:rPr>
          <w:rFonts w:ascii="Times New Roman" w:eastAsia="Times New Roman" w:hAnsi="Times New Roman" w:cs="Times New Roman"/>
          <w:color w:val="F8F8F2"/>
          <w:sz w:val="28"/>
          <w:szCs w:val="28"/>
          <w:lang w:val="uk-UA" w:eastAsia="ru-RU"/>
        </w:rPr>
        <w:t>();</w:t>
      </w:r>
    </w:p>
    <w:p w14:paraId="7E49EEAC"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75563E7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076E22" w:rsidRPr="00CE587F">
        <w:rPr>
          <w:rFonts w:ascii="Times New Roman" w:eastAsia="Times New Roman" w:hAnsi="Times New Roman" w:cs="Times New Roman"/>
          <w:color w:val="88846F"/>
          <w:sz w:val="28"/>
          <w:szCs w:val="28"/>
          <w:lang w:val="uk-UA" w:eastAsia="ru-RU"/>
        </w:rPr>
        <w:t>Малюємо</w:t>
      </w:r>
      <w:r w:rsidRPr="00CE587F">
        <w:rPr>
          <w:rFonts w:ascii="Times New Roman" w:eastAsia="Times New Roman" w:hAnsi="Times New Roman" w:cs="Times New Roman"/>
          <w:color w:val="88846F"/>
          <w:sz w:val="28"/>
          <w:szCs w:val="28"/>
          <w:lang w:val="uk-UA" w:eastAsia="ru-RU"/>
        </w:rPr>
        <w:t xml:space="preserve"> друге коло</w:t>
      </w:r>
    </w:p>
    <w:p w14:paraId="08A7FA9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2F44F062"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(x2, y2, m2,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E81FF"/>
          <w:sz w:val="28"/>
          <w:szCs w:val="28"/>
          <w:lang w:val="uk-UA" w:eastAsia="ru-RU"/>
        </w:rPr>
        <w:t>false</w:t>
      </w:r>
      <w:proofErr w:type="spellEnd"/>
      <w:r w:rsidRPr="00CE587F">
        <w:rPr>
          <w:rFonts w:ascii="Times New Roman" w:eastAsia="Times New Roman" w:hAnsi="Times New Roman" w:cs="Times New Roman"/>
          <w:color w:val="F8F8F2"/>
          <w:sz w:val="28"/>
          <w:szCs w:val="28"/>
          <w:lang w:val="uk-UA" w:eastAsia="ru-RU"/>
        </w:rPr>
        <w:t>);</w:t>
      </w:r>
    </w:p>
    <w:p w14:paraId="02C6B9AB"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ctx.fillStyle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00076E22" w:rsidRPr="00CE587F">
        <w:rPr>
          <w:rFonts w:ascii="Times New Roman" w:eastAsia="Times New Roman" w:hAnsi="Times New Roman" w:cs="Times New Roman"/>
          <w:color w:val="F8F8F2"/>
          <w:sz w:val="28"/>
          <w:szCs w:val="28"/>
          <w:lang w:val="uk-UA" w:eastAsia="ru-RU"/>
        </w:rPr>
        <w:t> </w:t>
      </w:r>
      <w:r w:rsidR="00076E22" w:rsidRPr="00CE587F">
        <w:rPr>
          <w:rFonts w:ascii="Times New Roman" w:eastAsia="Times New Roman" w:hAnsi="Times New Roman" w:cs="Times New Roman"/>
          <w:color w:val="E6DB74"/>
          <w:sz w:val="28"/>
          <w:szCs w:val="28"/>
          <w:lang w:val="uk-UA" w:eastAsia="ru-RU"/>
        </w:rPr>
        <w:t>"</w:t>
      </w:r>
      <w:proofErr w:type="spellStart"/>
      <w:r w:rsidR="00076E22" w:rsidRPr="00CE587F">
        <w:rPr>
          <w:rFonts w:ascii="Times New Roman" w:eastAsia="Times New Roman" w:hAnsi="Times New Roman" w:cs="Times New Roman"/>
          <w:color w:val="E6DB74"/>
          <w:sz w:val="28"/>
          <w:szCs w:val="28"/>
          <w:lang w:val="uk-UA" w:eastAsia="ru-RU"/>
        </w:rPr>
        <w:t>red</w:t>
      </w:r>
      <w:proofErr w:type="spellEnd"/>
      <w:r w:rsidR="00076E22" w:rsidRPr="00CE587F">
        <w:rPr>
          <w:rFonts w:ascii="Times New Roman" w:eastAsia="Times New Roman" w:hAnsi="Times New Roman" w:cs="Times New Roman"/>
          <w:color w:val="E6DB74"/>
          <w:sz w:val="28"/>
          <w:szCs w:val="28"/>
          <w:lang w:val="uk-UA" w:eastAsia="ru-RU"/>
        </w:rPr>
        <w:t>"</w:t>
      </w:r>
      <w:r w:rsidRPr="00CE587F">
        <w:rPr>
          <w:rFonts w:ascii="Times New Roman" w:eastAsia="Times New Roman" w:hAnsi="Times New Roman" w:cs="Times New Roman"/>
          <w:color w:val="F8F8F2"/>
          <w:sz w:val="28"/>
          <w:szCs w:val="28"/>
          <w:lang w:val="uk-UA" w:eastAsia="ru-RU"/>
        </w:rPr>
        <w:t>;</w:t>
      </w:r>
    </w:p>
    <w:p w14:paraId="1CCD955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proofErr w:type="spellEnd"/>
      <w:r w:rsidRPr="00CE587F">
        <w:rPr>
          <w:rFonts w:ascii="Times New Roman" w:eastAsia="Times New Roman" w:hAnsi="Times New Roman" w:cs="Times New Roman"/>
          <w:color w:val="F8F8F2"/>
          <w:sz w:val="28"/>
          <w:szCs w:val="28"/>
          <w:lang w:val="uk-UA" w:eastAsia="ru-RU"/>
        </w:rPr>
        <w:t>();</w:t>
      </w:r>
    </w:p>
    <w:p w14:paraId="15E6D146" w14:textId="77777777" w:rsidR="00A52A6F"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52F72A6B" w14:textId="77777777" w:rsidR="006017B4" w:rsidRPr="00CE587F" w:rsidRDefault="00A52A6F"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6017B4" w:rsidRPr="00CE587F">
        <w:rPr>
          <w:rFonts w:ascii="Times New Roman" w:eastAsia="Times New Roman" w:hAnsi="Times New Roman" w:cs="Times New Roman"/>
          <w:color w:val="F8F8F2"/>
          <w:sz w:val="28"/>
          <w:szCs w:val="28"/>
          <w:lang w:val="uk-UA" w:eastAsia="ru-RU"/>
        </w:rPr>
        <w:t>};</w:t>
      </w:r>
    </w:p>
    <w:p w14:paraId="59AE3017" w14:textId="77777777" w:rsidR="00F144DB" w:rsidRDefault="00F144DB"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F23295A" w14:textId="32AB2C91" w:rsidR="00A52A6F" w:rsidRPr="00CE587F" w:rsidRDefault="00A52A6F"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Тепер </w:t>
      </w:r>
      <w:r w:rsidR="00AE6C08" w:rsidRPr="00CE587F">
        <w:rPr>
          <w:rFonts w:ascii="Times New Roman" w:eastAsia="Times New Roman" w:hAnsi="Times New Roman" w:cs="Times New Roman"/>
          <w:color w:val="000000"/>
          <w:sz w:val="28"/>
          <w:szCs w:val="28"/>
          <w:lang w:val="uk-UA" w:eastAsia="ru-RU"/>
        </w:rPr>
        <w:t>ми використали</w:t>
      </w:r>
      <w:r w:rsidRPr="00CE587F">
        <w:rPr>
          <w:rFonts w:ascii="Times New Roman" w:eastAsia="Times New Roman" w:hAnsi="Times New Roman" w:cs="Times New Roman"/>
          <w:color w:val="000000"/>
          <w:sz w:val="28"/>
          <w:szCs w:val="28"/>
          <w:lang w:val="uk-UA" w:eastAsia="ru-RU"/>
        </w:rPr>
        <w:t xml:space="preserve"> р</w:t>
      </w:r>
      <w:r w:rsidR="00B43E0E" w:rsidRPr="00CE587F">
        <w:rPr>
          <w:rFonts w:ascii="Times New Roman" w:eastAsia="Times New Roman" w:hAnsi="Times New Roman" w:cs="Times New Roman"/>
          <w:color w:val="000000"/>
          <w:sz w:val="28"/>
          <w:szCs w:val="28"/>
          <w:lang w:val="uk-UA" w:eastAsia="ru-RU"/>
        </w:rPr>
        <w:t>івняння</w:t>
      </w:r>
      <w:r w:rsidRPr="00CE587F">
        <w:rPr>
          <w:rFonts w:ascii="Times New Roman" w:eastAsia="Times New Roman" w:hAnsi="Times New Roman" w:cs="Times New Roman"/>
          <w:color w:val="000000"/>
          <w:sz w:val="28"/>
          <w:szCs w:val="28"/>
          <w:lang w:val="uk-UA" w:eastAsia="ru-RU"/>
        </w:rPr>
        <w:t xml:space="preserve"> в якому знаходимо </w:t>
      </w:r>
      <w:r w:rsidR="00B43E0E" w:rsidRPr="00CE587F">
        <w:rPr>
          <w:rFonts w:ascii="Times New Roman" w:eastAsia="Times New Roman" w:hAnsi="Times New Roman" w:cs="Times New Roman"/>
          <w:color w:val="000000"/>
          <w:sz w:val="28"/>
          <w:szCs w:val="28"/>
          <w:lang w:val="uk-UA" w:eastAsia="ru-RU"/>
        </w:rPr>
        <w:t xml:space="preserve">кутове </w:t>
      </w:r>
      <w:r w:rsidRPr="00CE587F">
        <w:rPr>
          <w:rFonts w:ascii="Times New Roman" w:eastAsia="Times New Roman" w:hAnsi="Times New Roman" w:cs="Times New Roman"/>
          <w:color w:val="000000"/>
          <w:sz w:val="28"/>
          <w:szCs w:val="28"/>
          <w:lang w:val="uk-UA" w:eastAsia="ru-RU"/>
        </w:rPr>
        <w:t>прискорення,</w:t>
      </w:r>
      <w:r w:rsidR="004F4956"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щоб задати природній рух маятників</w:t>
      </w:r>
      <w:r w:rsidR="004F4956"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11</w:t>
      </w:r>
      <w:r w:rsidR="002C1718" w:rsidRPr="00CE587F">
        <w:rPr>
          <w:rFonts w:ascii="Times New Roman" w:eastAsia="Times New Roman" w:hAnsi="Times New Roman" w:cs="Times New Roman"/>
          <w:color w:val="000000"/>
          <w:sz w:val="28"/>
          <w:szCs w:val="28"/>
          <w:lang w:val="uk-UA" w:eastAsia="ru-RU"/>
        </w:rPr>
        <w:t>]</w:t>
      </w:r>
      <w:r w:rsidR="004F4956" w:rsidRPr="00CE587F">
        <w:rPr>
          <w:rFonts w:ascii="Times New Roman" w:eastAsia="Times New Roman" w:hAnsi="Times New Roman" w:cs="Times New Roman"/>
          <w:color w:val="000000"/>
          <w:sz w:val="28"/>
          <w:szCs w:val="28"/>
          <w:lang w:val="uk-UA" w:eastAsia="ru-RU"/>
        </w:rPr>
        <w:t>:</w:t>
      </w:r>
    </w:p>
    <w:p w14:paraId="315E62FF" w14:textId="713BEF4C" w:rsidR="00A52A6F"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9080" w:dyaOrig="720" w14:anchorId="69ADCBE2">
          <v:shape id="_x0000_i1027" type="#_x0000_t75" style="width:480pt;height:36pt" o:ole="">
            <v:imagedata r:id="rId29" o:title=""/>
          </v:shape>
          <o:OLEObject Type="Embed" ProgID="Equation.3" ShapeID="_x0000_i1027" DrawAspect="Content" ObjectID="_1714913790" r:id="rId30"/>
        </w:object>
      </w:r>
    </w:p>
    <w:p w14:paraId="0D088FBB" w14:textId="1D446603" w:rsidR="004F5AB3" w:rsidRPr="00CE587F" w:rsidRDefault="004F4956" w:rsidP="004F4956">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position w:val="-30"/>
          <w:sz w:val="28"/>
          <w:szCs w:val="28"/>
          <w:lang w:val="uk-UA" w:eastAsia="ru-RU"/>
        </w:rPr>
        <w:object w:dxaOrig="7660" w:dyaOrig="740" w14:anchorId="139DC5CB">
          <v:shape id="_x0000_i1028" type="#_x0000_t75" style="width:480pt;height:48pt" o:ole="">
            <v:imagedata r:id="rId31" o:title=""/>
          </v:shape>
          <o:OLEObject Type="Embed" ProgID="Equation.3" ShapeID="_x0000_i1028" DrawAspect="Content" ObjectID="_1714913791" r:id="rId32"/>
        </w:object>
      </w:r>
      <w:r w:rsidR="00BA7FDB" w:rsidRPr="00CE587F">
        <w:rPr>
          <w:rFonts w:ascii="Times New Roman" w:eastAsia="Times New Roman" w:hAnsi="Times New Roman" w:cs="Times New Roman"/>
          <w:color w:val="000000"/>
          <w:sz w:val="28"/>
          <w:szCs w:val="28"/>
          <w:lang w:val="uk-UA" w:eastAsia="ru-RU"/>
        </w:rPr>
        <w:t xml:space="preserve"> </w:t>
      </w:r>
    </w:p>
    <w:p w14:paraId="1C7EAA2A" w14:textId="15F87F8B" w:rsidR="00076E22" w:rsidRPr="00CE587F" w:rsidRDefault="0089263D"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Для того щоб змогти </w:t>
      </w:r>
      <w:proofErr w:type="spellStart"/>
      <w:r w:rsidRPr="00CE587F">
        <w:rPr>
          <w:rFonts w:ascii="Times New Roman" w:eastAsia="Times New Roman" w:hAnsi="Times New Roman" w:cs="Times New Roman"/>
          <w:color w:val="000000"/>
          <w:sz w:val="28"/>
          <w:szCs w:val="28"/>
          <w:lang w:val="uk-UA" w:eastAsia="ru-RU"/>
        </w:rPr>
        <w:t>коректно</w:t>
      </w:r>
      <w:proofErr w:type="spellEnd"/>
      <w:r w:rsidRPr="00CE587F">
        <w:rPr>
          <w:rFonts w:ascii="Times New Roman" w:eastAsia="Times New Roman" w:hAnsi="Times New Roman" w:cs="Times New Roman"/>
          <w:color w:val="000000"/>
          <w:sz w:val="28"/>
          <w:szCs w:val="28"/>
          <w:lang w:val="uk-UA" w:eastAsia="ru-RU"/>
        </w:rPr>
        <w:t xml:space="preserve"> запрограмувати рівняння нам потрібно</w:t>
      </w:r>
      <w:r w:rsidR="00076E22" w:rsidRPr="00CE587F">
        <w:rPr>
          <w:rFonts w:ascii="Times New Roman" w:eastAsia="Times New Roman" w:hAnsi="Times New Roman" w:cs="Times New Roman"/>
          <w:color w:val="000000"/>
          <w:sz w:val="28"/>
          <w:szCs w:val="28"/>
          <w:lang w:val="uk-UA" w:eastAsia="ru-RU"/>
        </w:rPr>
        <w:t xml:space="preserve"> було</w:t>
      </w:r>
      <w:r w:rsidRPr="00CE587F">
        <w:rPr>
          <w:rFonts w:ascii="Times New Roman" w:eastAsia="Times New Roman" w:hAnsi="Times New Roman" w:cs="Times New Roman"/>
          <w:color w:val="000000"/>
          <w:sz w:val="28"/>
          <w:szCs w:val="28"/>
          <w:lang w:val="uk-UA" w:eastAsia="ru-RU"/>
        </w:rPr>
        <w:t xml:space="preserve"> розбити йог</w:t>
      </w:r>
      <w:r w:rsidR="00076E22" w:rsidRPr="00CE587F">
        <w:rPr>
          <w:rFonts w:ascii="Times New Roman" w:eastAsia="Times New Roman" w:hAnsi="Times New Roman" w:cs="Times New Roman"/>
          <w:color w:val="000000"/>
          <w:sz w:val="28"/>
          <w:szCs w:val="28"/>
          <w:lang w:val="uk-UA" w:eastAsia="ru-RU"/>
        </w:rPr>
        <w:t>о на частини і створити функції</w:t>
      </w:r>
      <w:r w:rsidR="006424AC"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w:t>
      </w:r>
      <w:r w:rsidR="00076E22" w:rsidRPr="00CE587F">
        <w:rPr>
          <w:rFonts w:ascii="Times New Roman" w:eastAsia="Times New Roman" w:hAnsi="Times New Roman" w:cs="Times New Roman"/>
          <w:color w:val="000000"/>
          <w:sz w:val="28"/>
          <w:szCs w:val="28"/>
          <w:lang w:val="uk-UA" w:eastAsia="ru-RU"/>
        </w:rPr>
        <w:t>в яких ми ці вирази порахували</w:t>
      </w:r>
      <w:r w:rsidR="006424AC" w:rsidRPr="00CE587F">
        <w:rPr>
          <w:rFonts w:ascii="Times New Roman" w:eastAsia="Times New Roman" w:hAnsi="Times New Roman" w:cs="Times New Roman"/>
          <w:color w:val="000000"/>
          <w:sz w:val="28"/>
          <w:szCs w:val="28"/>
          <w:lang w:val="uk-UA" w:eastAsia="ru-RU"/>
        </w:rPr>
        <w:t xml:space="preserve"> </w:t>
      </w:r>
      <w:r w:rsidR="002C1718"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12</w:t>
      </w:r>
      <w:r w:rsidR="002C1718" w:rsidRPr="00CE587F">
        <w:rPr>
          <w:rFonts w:ascii="Times New Roman" w:eastAsia="Times New Roman" w:hAnsi="Times New Roman" w:cs="Times New Roman"/>
          <w:color w:val="000000"/>
          <w:sz w:val="28"/>
          <w:szCs w:val="28"/>
          <w:lang w:val="uk-UA" w:eastAsia="ru-RU"/>
        </w:rPr>
        <w:t>]</w:t>
      </w:r>
      <w:r w:rsidR="006424AC" w:rsidRPr="00CE587F">
        <w:rPr>
          <w:rFonts w:ascii="Times New Roman" w:eastAsia="Times New Roman" w:hAnsi="Times New Roman" w:cs="Times New Roman"/>
          <w:color w:val="000000"/>
          <w:sz w:val="28"/>
          <w:szCs w:val="28"/>
          <w:lang w:val="uk-UA" w:eastAsia="ru-RU"/>
        </w:rPr>
        <w:t>:</w:t>
      </w:r>
    </w:p>
    <w:p w14:paraId="4252CDB2"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64432" w:rsidRPr="00CE587F">
        <w:rPr>
          <w:rFonts w:ascii="Times New Roman" w:eastAsia="Times New Roman" w:hAnsi="Times New Roman" w:cs="Times New Roman"/>
          <w:color w:val="88846F"/>
          <w:sz w:val="28"/>
          <w:szCs w:val="28"/>
          <w:lang w:val="uk-UA" w:eastAsia="ru-RU"/>
        </w:rPr>
        <w:t>// Задаємо параметри для функції і повертаємо пораховані 4 частини рівняння та знаменник</w:t>
      </w:r>
    </w:p>
    <w:p w14:paraId="7DAA0798"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function</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w:t>
      </w:r>
      <w:r w:rsidR="00564432" w:rsidRPr="00CE587F">
        <w:rPr>
          <w:rFonts w:ascii="Times New Roman" w:eastAsia="Times New Roman" w:hAnsi="Times New Roman" w:cs="Times New Roman"/>
          <w:color w:val="F8F8F2"/>
          <w:sz w:val="28"/>
          <w:szCs w:val="28"/>
          <w:lang w:val="uk-UA" w:eastAsia="ru-RU"/>
        </w:rPr>
        <w:t xml:space="preserve"> </w:t>
      </w:r>
      <w:r w:rsidR="00564432" w:rsidRPr="00CE587F">
        <w:rPr>
          <w:rFonts w:ascii="Times New Roman" w:eastAsia="Times New Roman" w:hAnsi="Times New Roman" w:cs="Times New Roman"/>
          <w:color w:val="88846F"/>
          <w:sz w:val="28"/>
          <w:szCs w:val="28"/>
          <w:lang w:val="uk-UA" w:eastAsia="ru-RU"/>
        </w:rPr>
        <w:t>//Наші параметри</w:t>
      </w:r>
      <w:r w:rsidRPr="00CE587F">
        <w:rPr>
          <w:rFonts w:ascii="Times New Roman" w:eastAsia="Times New Roman" w:hAnsi="Times New Roman" w:cs="Times New Roman"/>
          <w:color w:val="F8F8F2"/>
          <w:sz w:val="28"/>
          <w:szCs w:val="28"/>
          <w:lang w:val="uk-UA" w:eastAsia="ru-RU"/>
        </w:rPr>
        <w:t> {</w:t>
      </w:r>
    </w:p>
    <w:p w14:paraId="7EF23B9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prt1_1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sin</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w:t>
      </w:r>
    </w:p>
    <w:p w14:paraId="2DE41280"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prt1_2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sin</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21A696D6"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prt1_3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sin</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w:t>
      </w:r>
    </w:p>
    <w:p w14:paraId="0EF55D85"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prt1_4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a2V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a1V</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76117F9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66D9EF"/>
          <w:sz w:val="28"/>
          <w:szCs w:val="28"/>
          <w:lang w:val="uk-UA" w:eastAsia="ru-RU"/>
        </w:rPr>
        <w:t>let</w:t>
      </w:r>
      <w:r w:rsidRPr="00CE587F">
        <w:rPr>
          <w:rFonts w:ascii="Times New Roman" w:eastAsia="Times New Roman" w:hAnsi="Times New Roman" w:cs="Times New Roman"/>
          <w:color w:val="F8F8F2"/>
          <w:sz w:val="28"/>
          <w:szCs w:val="28"/>
          <w:lang w:val="uk-UA" w:eastAsia="ru-RU"/>
        </w:rPr>
        <w:t> den1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cos</w:t>
      </w:r>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i/>
          <w:iCs/>
          <w:color w:val="FD971F"/>
          <w:sz w:val="28"/>
          <w:szCs w:val="28"/>
          <w:lang w:val="uk-UA" w:eastAsia="ru-RU"/>
        </w:rPr>
        <w:t>ang2</w:t>
      </w:r>
      <w:r w:rsidRPr="00CE587F">
        <w:rPr>
          <w:rFonts w:ascii="Times New Roman" w:eastAsia="Times New Roman" w:hAnsi="Times New Roman" w:cs="Times New Roman"/>
          <w:color w:val="F8F8F2"/>
          <w:sz w:val="28"/>
          <w:szCs w:val="28"/>
          <w:lang w:val="uk-UA" w:eastAsia="ru-RU"/>
        </w:rPr>
        <w:t>));</w:t>
      </w:r>
    </w:p>
    <w:p w14:paraId="1859DB78" w14:textId="77777777" w:rsidR="0056443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ab/>
      </w:r>
      <w:r w:rsidRPr="00CE587F">
        <w:rPr>
          <w:rFonts w:ascii="Times New Roman" w:eastAsia="Times New Roman" w:hAnsi="Times New Roman" w:cs="Times New Roman"/>
          <w:color w:val="88846F"/>
          <w:sz w:val="28"/>
          <w:szCs w:val="28"/>
          <w:lang w:val="uk-UA" w:eastAsia="ru-RU"/>
        </w:rPr>
        <w:t>//</w:t>
      </w:r>
      <w:proofErr w:type="spellStart"/>
      <w:r w:rsidRPr="00CE587F">
        <w:rPr>
          <w:rFonts w:ascii="Times New Roman" w:eastAsia="Times New Roman" w:hAnsi="Times New Roman" w:cs="Times New Roman"/>
          <w:color w:val="88846F"/>
          <w:sz w:val="28"/>
          <w:szCs w:val="28"/>
          <w:lang w:val="uk-UA" w:eastAsia="ru-RU"/>
        </w:rPr>
        <w:t>Створюєм</w:t>
      </w:r>
      <w:proofErr w:type="spellEnd"/>
      <w:r w:rsidRPr="00CE587F">
        <w:rPr>
          <w:rFonts w:ascii="Times New Roman" w:eastAsia="Times New Roman" w:hAnsi="Times New Roman" w:cs="Times New Roman"/>
          <w:color w:val="88846F"/>
          <w:sz w:val="28"/>
          <w:szCs w:val="28"/>
          <w:lang w:val="uk-UA" w:eastAsia="ru-RU"/>
        </w:rPr>
        <w:t xml:space="preserve"> масив де зберігається всі 4 частини та знаменник</w:t>
      </w:r>
    </w:p>
    <w:p w14:paraId="4A4542DD"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arrExpr</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[prt1_1, prt1_2, prt1_3, prt1_4, den1];</w:t>
      </w:r>
      <w:r w:rsidR="00564432" w:rsidRPr="00CE587F">
        <w:rPr>
          <w:rFonts w:ascii="Times New Roman" w:eastAsia="Times New Roman" w:hAnsi="Times New Roman" w:cs="Times New Roman"/>
          <w:color w:val="88846F"/>
          <w:sz w:val="28"/>
          <w:szCs w:val="28"/>
          <w:lang w:val="uk-UA" w:eastAsia="ru-RU"/>
        </w:rPr>
        <w:t xml:space="preserve"> </w:t>
      </w:r>
    </w:p>
    <w:p w14:paraId="5E2301EF"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92672"/>
          <w:sz w:val="28"/>
          <w:szCs w:val="28"/>
          <w:lang w:val="uk-UA" w:eastAsia="ru-RU"/>
        </w:rPr>
        <w:t>return</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arrExpr</w:t>
      </w:r>
      <w:proofErr w:type="spellEnd"/>
      <w:r w:rsidRPr="00CE587F">
        <w:rPr>
          <w:rFonts w:ascii="Times New Roman" w:eastAsia="Times New Roman" w:hAnsi="Times New Roman" w:cs="Times New Roman"/>
          <w:color w:val="F8F8F2"/>
          <w:sz w:val="28"/>
          <w:szCs w:val="28"/>
          <w:lang w:val="uk-UA" w:eastAsia="ru-RU"/>
        </w:rPr>
        <w:t>;</w:t>
      </w:r>
      <w:r w:rsidR="00564432" w:rsidRPr="00CE587F">
        <w:rPr>
          <w:rFonts w:ascii="Times New Roman" w:eastAsia="Times New Roman" w:hAnsi="Times New Roman" w:cs="Times New Roman"/>
          <w:color w:val="88846F"/>
          <w:sz w:val="28"/>
          <w:szCs w:val="28"/>
          <w:lang w:val="uk-UA" w:eastAsia="ru-RU"/>
        </w:rPr>
        <w:t xml:space="preserve"> //Повертаємо пораховані чотири частини</w:t>
      </w:r>
    </w:p>
    <w:p w14:paraId="000E0C03" w14:textId="77777777" w:rsidR="00076E22" w:rsidRPr="00CE587F" w:rsidRDefault="00076E2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35EF8EEE" w14:textId="77777777" w:rsidR="00076E22" w:rsidRPr="00CE587F" w:rsidRDefault="00564432"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 xml:space="preserve">//Аналогічно створюємо функцію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для другого виразу</w:t>
      </w:r>
    </w:p>
    <w:p w14:paraId="07BE6E69" w14:textId="77777777" w:rsidR="006424AC" w:rsidRPr="00CE587F" w:rsidRDefault="006424AC"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424B1103" w14:textId="48EB58E7"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Створивши функції  ми помістили їх у</w:t>
      </w:r>
      <w:r w:rsidR="00C93887" w:rsidRPr="00CE587F">
        <w:rPr>
          <w:rFonts w:ascii="Times New Roman" w:eastAsia="Times New Roman" w:hAnsi="Times New Roman" w:cs="Times New Roman"/>
          <w:color w:val="000000"/>
          <w:sz w:val="28"/>
          <w:szCs w:val="28"/>
          <w:lang w:val="uk-UA" w:eastAsia="ru-RU"/>
        </w:rPr>
        <w:t xml:space="preserve"> функцію для анімації маятника </w:t>
      </w:r>
      <w:proofErr w:type="spellStart"/>
      <w:r w:rsidR="00C93887" w:rsidRPr="00CE587F">
        <w:rPr>
          <w:rFonts w:ascii="Times New Roman" w:eastAsia="Times New Roman" w:hAnsi="Times New Roman" w:cs="Times New Roman"/>
          <w:color w:val="000000"/>
          <w:sz w:val="28"/>
          <w:szCs w:val="28"/>
          <w:lang w:val="uk-UA" w:eastAsia="ru-RU"/>
        </w:rPr>
        <w:t>animate</w:t>
      </w:r>
      <w:proofErr w:type="spellEnd"/>
      <w:r w:rsidR="00C93887" w:rsidRPr="00CE587F">
        <w:rPr>
          <w:rFonts w:ascii="Times New Roman" w:eastAsia="Times New Roman" w:hAnsi="Times New Roman" w:cs="Times New Roman"/>
          <w:color w:val="000000"/>
          <w:sz w:val="28"/>
          <w:szCs w:val="28"/>
          <w:lang w:val="uk-UA" w:eastAsia="ru-RU"/>
        </w:rPr>
        <w:t>()</w:t>
      </w:r>
    </w:p>
    <w:p w14:paraId="54D86B51"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//Задаємо змінні для зберігання частин рівняння</w:t>
      </w:r>
    </w:p>
    <w:p w14:paraId="0D99EA5B"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88846F"/>
          <w:sz w:val="28"/>
          <w:szCs w:val="28"/>
          <w:lang w:val="uk-UA" w:eastAsia="ru-RU"/>
        </w:rPr>
        <w:t xml:space="preserve"> </w:t>
      </w:r>
    </w:p>
    <w:p w14:paraId="64C0560F" w14:textId="77777777" w:rsidR="003C6616" w:rsidRPr="00CE587F" w:rsidRDefault="003C6616"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88846F"/>
          <w:sz w:val="28"/>
          <w:szCs w:val="28"/>
          <w:lang w:val="uk-UA" w:eastAsia="ru-RU"/>
        </w:rPr>
        <w:t xml:space="preserve"> </w:t>
      </w:r>
    </w:p>
    <w:p w14:paraId="41B275B6"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animate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function</w:t>
      </w:r>
      <w:proofErr w:type="spellEnd"/>
      <w:r w:rsidRPr="00CE587F">
        <w:rPr>
          <w:rFonts w:ascii="Times New Roman" w:eastAsia="Times New Roman" w:hAnsi="Times New Roman" w:cs="Times New Roman"/>
          <w:color w:val="F8F8F2"/>
          <w:sz w:val="28"/>
          <w:szCs w:val="28"/>
          <w:lang w:val="uk-UA" w:eastAsia="ru-RU"/>
        </w:rPr>
        <w:t> () {</w:t>
      </w:r>
    </w:p>
    <w:p w14:paraId="765A8F0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66D9EF"/>
          <w:sz w:val="28"/>
          <w:szCs w:val="28"/>
          <w:lang w:val="uk-UA" w:eastAsia="ru-RU"/>
        </w:rPr>
        <w:t>requestAnimationFrame</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A6E22E"/>
          <w:sz w:val="28"/>
          <w:szCs w:val="28"/>
          <w:lang w:val="uk-UA" w:eastAsia="ru-RU"/>
        </w:rPr>
        <w:t>animate</w:t>
      </w:r>
      <w:proofErr w:type="spellEnd"/>
      <w:r w:rsidRPr="00CE587F">
        <w:rPr>
          <w:rFonts w:ascii="Times New Roman" w:eastAsia="Times New Roman" w:hAnsi="Times New Roman" w:cs="Times New Roman"/>
          <w:color w:val="F8F8F2"/>
          <w:sz w:val="28"/>
          <w:szCs w:val="28"/>
          <w:lang w:val="uk-UA" w:eastAsia="ru-RU"/>
        </w:rPr>
        <w:t>);</w:t>
      </w:r>
    </w:p>
    <w:p w14:paraId="0B2EA797"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draw</w:t>
      </w:r>
      <w:proofErr w:type="spellEnd"/>
      <w:r w:rsidRPr="00CE587F">
        <w:rPr>
          <w:rFonts w:ascii="Times New Roman" w:eastAsia="Times New Roman" w:hAnsi="Times New Roman" w:cs="Times New Roman"/>
          <w:color w:val="F8F8F2"/>
          <w:sz w:val="28"/>
          <w:szCs w:val="28"/>
          <w:lang w:val="uk-UA" w:eastAsia="ru-RU"/>
        </w:rPr>
        <w:t>();</w:t>
      </w:r>
    </w:p>
    <w:p w14:paraId="17DFF272" w14:textId="0B916732"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88846F"/>
          <w:sz w:val="28"/>
          <w:szCs w:val="28"/>
          <w:lang w:val="uk-UA" w:eastAsia="ru-RU"/>
        </w:rPr>
      </w:pPr>
      <w:r w:rsidRPr="00CE587F">
        <w:rPr>
          <w:rFonts w:ascii="Times New Roman" w:eastAsia="Times New Roman" w:hAnsi="Times New Roman" w:cs="Times New Roman"/>
          <w:color w:val="F8F8F2"/>
          <w:sz w:val="28"/>
          <w:szCs w:val="28"/>
          <w:lang w:val="uk-UA" w:eastAsia="ru-RU"/>
        </w:rPr>
        <w:t>      arrExpr1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getAng1AccPart</w:t>
      </w:r>
      <w:r w:rsidRPr="00CE587F">
        <w:rPr>
          <w:rFonts w:ascii="Times New Roman" w:eastAsia="Times New Roman" w:hAnsi="Times New Roman" w:cs="Times New Roman"/>
          <w:color w:val="F8F8F2"/>
          <w:sz w:val="28"/>
          <w:szCs w:val="28"/>
          <w:lang w:val="uk-UA" w:eastAsia="ru-RU"/>
        </w:rPr>
        <w:t>(ang1, ang2, a1V, a2V);</w:t>
      </w:r>
      <w:r w:rsidR="003C6616" w:rsidRPr="00CE587F">
        <w:rPr>
          <w:rFonts w:ascii="Times New Roman" w:eastAsia="Times New Roman" w:hAnsi="Times New Roman" w:cs="Times New Roman"/>
          <w:color w:val="A6E22E"/>
          <w:sz w:val="28"/>
          <w:szCs w:val="28"/>
          <w:lang w:val="uk-UA" w:eastAsia="ru-RU"/>
        </w:rPr>
        <w:t xml:space="preserve"> </w:t>
      </w:r>
      <w:r w:rsidR="003C6616" w:rsidRPr="00CE587F">
        <w:rPr>
          <w:rFonts w:ascii="Times New Roman" w:eastAsia="Times New Roman" w:hAnsi="Times New Roman" w:cs="Times New Roman"/>
          <w:color w:val="88846F"/>
          <w:sz w:val="28"/>
          <w:szCs w:val="28"/>
          <w:lang w:val="uk-UA" w:eastAsia="ru-RU"/>
        </w:rPr>
        <w:t>//</w:t>
      </w:r>
      <w:r w:rsidR="00C84675" w:rsidRPr="00CE587F">
        <w:rPr>
          <w:rFonts w:ascii="Times New Roman" w:eastAsia="Times New Roman" w:hAnsi="Times New Roman" w:cs="Times New Roman"/>
          <w:color w:val="88846F"/>
          <w:sz w:val="28"/>
          <w:szCs w:val="28"/>
          <w:lang w:val="uk-UA" w:eastAsia="ru-RU"/>
        </w:rPr>
        <w:t>Присвоюєм</w:t>
      </w:r>
      <w:r w:rsidR="0038011F" w:rsidRPr="00CE587F">
        <w:rPr>
          <w:rFonts w:ascii="Times New Roman" w:eastAsia="Times New Roman" w:hAnsi="Times New Roman" w:cs="Times New Roman"/>
          <w:color w:val="88846F"/>
          <w:sz w:val="28"/>
          <w:szCs w:val="28"/>
          <w:lang w:val="uk-UA" w:eastAsia="ru-RU"/>
        </w:rPr>
        <w:t>о</w:t>
      </w:r>
      <w:r w:rsidR="00C84675" w:rsidRPr="00CE587F">
        <w:rPr>
          <w:rFonts w:ascii="Times New Roman" w:eastAsia="Times New Roman" w:hAnsi="Times New Roman" w:cs="Times New Roman"/>
          <w:color w:val="88846F"/>
          <w:sz w:val="28"/>
          <w:szCs w:val="28"/>
          <w:lang w:val="uk-UA" w:eastAsia="ru-RU"/>
        </w:rPr>
        <w:t xml:space="preserve"> ч</w:t>
      </w:r>
      <w:r w:rsidR="0038011F" w:rsidRPr="00CE587F">
        <w:rPr>
          <w:rFonts w:ascii="Times New Roman" w:eastAsia="Times New Roman" w:hAnsi="Times New Roman" w:cs="Times New Roman"/>
          <w:color w:val="88846F"/>
          <w:sz w:val="28"/>
          <w:szCs w:val="28"/>
          <w:lang w:val="uk-UA" w:eastAsia="ru-RU"/>
        </w:rPr>
        <w:t>а</w:t>
      </w:r>
      <w:r w:rsidR="00C84675" w:rsidRPr="00CE587F">
        <w:rPr>
          <w:rFonts w:ascii="Times New Roman" w:eastAsia="Times New Roman" w:hAnsi="Times New Roman" w:cs="Times New Roman"/>
          <w:color w:val="88846F"/>
          <w:sz w:val="28"/>
          <w:szCs w:val="28"/>
          <w:lang w:val="uk-UA" w:eastAsia="ru-RU"/>
        </w:rPr>
        <w:t xml:space="preserve">стини </w:t>
      </w:r>
      <w:proofErr w:type="spellStart"/>
      <w:r w:rsidR="00C84675" w:rsidRPr="00CE587F">
        <w:rPr>
          <w:rFonts w:ascii="Times New Roman" w:eastAsia="Times New Roman" w:hAnsi="Times New Roman" w:cs="Times New Roman"/>
          <w:color w:val="88846F"/>
          <w:sz w:val="28"/>
          <w:szCs w:val="28"/>
          <w:lang w:val="uk-UA" w:eastAsia="ru-RU"/>
        </w:rPr>
        <w:t>рівн</w:t>
      </w:r>
      <w:proofErr w:type="spellEnd"/>
      <w:r w:rsidR="00C84675" w:rsidRPr="00CE587F">
        <w:rPr>
          <w:rFonts w:ascii="Times New Roman" w:eastAsia="Times New Roman" w:hAnsi="Times New Roman" w:cs="Times New Roman"/>
          <w:color w:val="88846F"/>
          <w:sz w:val="28"/>
          <w:szCs w:val="28"/>
          <w:lang w:val="uk-UA" w:eastAsia="ru-RU"/>
        </w:rPr>
        <w:t>.</w:t>
      </w:r>
    </w:p>
    <w:p w14:paraId="0564C7CC" w14:textId="3A75BA8C" w:rsidR="00C84675" w:rsidRPr="00CE587F" w:rsidRDefault="00C846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ab/>
        <w:t>//Повністю вираховуєм</w:t>
      </w:r>
      <w:r w:rsidR="0038011F" w:rsidRPr="00CE587F">
        <w:rPr>
          <w:rFonts w:ascii="Times New Roman" w:eastAsia="Times New Roman" w:hAnsi="Times New Roman" w:cs="Times New Roman"/>
          <w:color w:val="88846F"/>
          <w:sz w:val="28"/>
          <w:szCs w:val="28"/>
          <w:lang w:val="uk-UA" w:eastAsia="ru-RU"/>
        </w:rPr>
        <w:t>о</w:t>
      </w:r>
      <w:r w:rsidRPr="00CE587F">
        <w:rPr>
          <w:rFonts w:ascii="Times New Roman" w:eastAsia="Times New Roman" w:hAnsi="Times New Roman" w:cs="Times New Roman"/>
          <w:color w:val="88846F"/>
          <w:sz w:val="28"/>
          <w:szCs w:val="28"/>
          <w:lang w:val="uk-UA" w:eastAsia="ru-RU"/>
        </w:rPr>
        <w:t xml:space="preserve"> рівняння кутових прискорень</w:t>
      </w:r>
    </w:p>
    <w:p w14:paraId="0651A26C"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a1A </w:t>
      </w:r>
      <w:r w:rsidRPr="00CE587F">
        <w:rPr>
          <w:rFonts w:ascii="Times New Roman" w:eastAsia="Times New Roman" w:hAnsi="Times New Roman" w:cs="Times New Roman"/>
          <w:color w:val="F92672"/>
          <w:sz w:val="28"/>
          <w:szCs w:val="28"/>
          <w:lang w:val="uk-UA" w:eastAsia="ru-RU"/>
        </w:rPr>
        <w:t>=</w:t>
      </w:r>
    </w:p>
    <w:p w14:paraId="04D0BD63"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arrExpr1[</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56FE42A0"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6E22E"/>
          <w:sz w:val="28"/>
          <w:szCs w:val="28"/>
          <w:lang w:val="uk-UA" w:eastAsia="ru-RU"/>
        </w:rPr>
        <w:t>getAng2AccPart</w:t>
      </w:r>
      <w:r w:rsidRPr="00CE587F">
        <w:rPr>
          <w:rFonts w:ascii="Times New Roman" w:eastAsia="Times New Roman" w:hAnsi="Times New Roman" w:cs="Times New Roman"/>
          <w:color w:val="F8F8F2"/>
          <w:sz w:val="28"/>
          <w:szCs w:val="28"/>
          <w:lang w:val="uk-UA" w:eastAsia="ru-RU"/>
        </w:rPr>
        <w:t>(ang1, ang2, a1V, a2V);</w:t>
      </w:r>
    </w:p>
    <w:p w14:paraId="734ECEC9"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a2A </w:t>
      </w:r>
      <w:r w:rsidRPr="00CE587F">
        <w:rPr>
          <w:rFonts w:ascii="Times New Roman" w:eastAsia="Times New Roman" w:hAnsi="Times New Roman" w:cs="Times New Roman"/>
          <w:color w:val="F92672"/>
          <w:sz w:val="28"/>
          <w:szCs w:val="28"/>
          <w:lang w:val="uk-UA" w:eastAsia="ru-RU"/>
        </w:rPr>
        <w:t>=</w:t>
      </w:r>
    </w:p>
    <w:p w14:paraId="315FECF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3</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arrExpr2[</w:t>
      </w:r>
      <w:r w:rsidRPr="00CE587F">
        <w:rPr>
          <w:rFonts w:ascii="Times New Roman" w:eastAsia="Times New Roman" w:hAnsi="Times New Roman" w:cs="Times New Roman"/>
          <w:color w:val="AE81FF"/>
          <w:sz w:val="28"/>
          <w:szCs w:val="28"/>
          <w:lang w:val="uk-UA" w:eastAsia="ru-RU"/>
        </w:rPr>
        <w:t>4</w:t>
      </w:r>
      <w:r w:rsidRPr="00CE587F">
        <w:rPr>
          <w:rFonts w:ascii="Times New Roman" w:eastAsia="Times New Roman" w:hAnsi="Times New Roman" w:cs="Times New Roman"/>
          <w:color w:val="F8F8F2"/>
          <w:sz w:val="28"/>
          <w:szCs w:val="28"/>
          <w:lang w:val="uk-UA" w:eastAsia="ru-RU"/>
        </w:rPr>
        <w:t>];</w:t>
      </w:r>
    </w:p>
    <w:p w14:paraId="48132BAE"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227F8B87"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1218814E" w14:textId="77777777" w:rsidR="00180C75" w:rsidRPr="00CE587F" w:rsidRDefault="00180C75"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//Аналогічна з простим маятником послідовність присвоєнь</w:t>
      </w:r>
      <w:r w:rsidR="00C93887" w:rsidRPr="00CE587F">
        <w:rPr>
          <w:rFonts w:ascii="Times New Roman" w:eastAsia="Times New Roman" w:hAnsi="Times New Roman" w:cs="Times New Roman"/>
          <w:color w:val="F8F8F2"/>
          <w:sz w:val="28"/>
          <w:szCs w:val="28"/>
          <w:lang w:val="uk-UA" w:eastAsia="ru-RU"/>
        </w:rPr>
        <w:t>      </w:t>
      </w:r>
    </w:p>
    <w:p w14:paraId="512536D8"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a1A;</w:t>
      </w:r>
    </w:p>
    <w:p w14:paraId="1BB5EE70" w14:textId="77777777" w:rsidR="00C84675"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a2A;</w:t>
      </w:r>
    </w:p>
    <w:p w14:paraId="2D88FCBB"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ang1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a1V;</w:t>
      </w:r>
    </w:p>
    <w:p w14:paraId="7B5454B1"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ang2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a2V;</w:t>
      </w:r>
    </w:p>
    <w:p w14:paraId="6D42046E"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a1V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damp1;</w:t>
      </w:r>
    </w:p>
    <w:p w14:paraId="18B0F32A"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a2V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damp2;</w:t>
      </w:r>
    </w:p>
    <w:p w14:paraId="576D47D5" w14:textId="77777777" w:rsidR="00C93887" w:rsidRPr="00CE587F" w:rsidRDefault="00C93887"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16698B5A" w14:textId="5AF2551C" w:rsidR="00C93887" w:rsidRPr="00CE587F" w:rsidRDefault="003C6616"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 результаті послідовного написання коду</w:t>
      </w:r>
      <w:r w:rsidR="003E439F"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ми отримали модель коливання подвійного маятника</w:t>
      </w:r>
      <w:r w:rsidR="000C5E18" w:rsidRPr="00CE587F">
        <w:rPr>
          <w:rFonts w:ascii="Times New Roman" w:eastAsia="Times New Roman" w:hAnsi="Times New Roman" w:cs="Times New Roman"/>
          <w:color w:val="000000"/>
          <w:sz w:val="28"/>
          <w:szCs w:val="28"/>
          <w:lang w:val="uk-UA" w:eastAsia="ru-RU"/>
        </w:rPr>
        <w:t>.</w:t>
      </w:r>
    </w:p>
    <w:p w14:paraId="1DB7EA77" w14:textId="33AAA229" w:rsidR="00D045F7" w:rsidRPr="00CE587F" w:rsidRDefault="00D045F7"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341BCAF3" w14:textId="4B7F1274" w:rsidR="00D045F7" w:rsidRPr="00CE587F" w:rsidRDefault="00D045F7" w:rsidP="00D045F7">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drawing>
          <wp:inline distT="0" distB="0" distL="0" distR="0" wp14:anchorId="4C5CDFC5" wp14:editId="235827A3">
            <wp:extent cx="2868454" cy="2294763"/>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BEBA8EAE-BF5A-486C-A8C5-ECC9F3942E4B}">
                          <a14:imgProps xmlns:a14="http://schemas.microsoft.com/office/drawing/2010/main">
                            <a14:imgLayer r:embed="rId34">
                              <a14:imgEffect>
                                <a14:sharpenSoften amount="67000"/>
                              </a14:imgEffect>
                            </a14:imgLayer>
                          </a14:imgProps>
                        </a:ext>
                      </a:extLst>
                    </a:blip>
                    <a:stretch>
                      <a:fillRect/>
                    </a:stretch>
                  </pic:blipFill>
                  <pic:spPr>
                    <a:xfrm>
                      <a:off x="0" y="0"/>
                      <a:ext cx="2884460" cy="2307568"/>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64F3DBC8" wp14:editId="27C8218F">
            <wp:extent cx="2847975" cy="2278379"/>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BEBA8EAE-BF5A-486C-A8C5-ECC9F3942E4B}">
                          <a14:imgProps xmlns:a14="http://schemas.microsoft.com/office/drawing/2010/main">
                            <a14:imgLayer r:embed="rId36">
                              <a14:imgEffect>
                                <a14:sharpenSoften amount="47000"/>
                              </a14:imgEffect>
                            </a14:imgLayer>
                          </a14:imgProps>
                        </a:ext>
                      </a:extLst>
                    </a:blip>
                    <a:stretch>
                      <a:fillRect/>
                    </a:stretch>
                  </pic:blipFill>
                  <pic:spPr>
                    <a:xfrm>
                      <a:off x="0" y="0"/>
                      <a:ext cx="2877567" cy="2302053"/>
                    </a:xfrm>
                    <a:prstGeom prst="rect">
                      <a:avLst/>
                    </a:prstGeom>
                  </pic:spPr>
                </pic:pic>
              </a:graphicData>
            </a:graphic>
          </wp:inline>
        </w:drawing>
      </w:r>
    </w:p>
    <w:p w14:paraId="6C5C6899" w14:textId="47246AFB" w:rsidR="00D045F7" w:rsidRPr="00CE587F" w:rsidRDefault="00D045F7" w:rsidP="00F144DB">
      <w:pPr>
        <w:spacing w:after="0" w:line="360" w:lineRule="auto"/>
        <w:jc w:val="center"/>
        <w:rPr>
          <w:rFonts w:ascii="Times New Roman" w:eastAsia="Times New Roman" w:hAnsi="Times New Roman" w:cs="Times New Roman"/>
          <w:color w:val="000000"/>
          <w:sz w:val="28"/>
          <w:szCs w:val="28"/>
          <w:lang w:val="uk-UA" w:eastAsia="ru-RU"/>
        </w:rPr>
      </w:pPr>
      <w:r w:rsidRPr="00F144DB">
        <w:rPr>
          <w:rFonts w:ascii="Times New Roman" w:eastAsia="Times New Roman" w:hAnsi="Times New Roman" w:cs="Times New Roman"/>
          <w:b/>
          <w:bCs/>
          <w:color w:val="000000"/>
          <w:sz w:val="28"/>
          <w:szCs w:val="28"/>
          <w:lang w:val="uk-UA" w:eastAsia="ru-RU"/>
        </w:rPr>
        <w:t>Рис</w:t>
      </w:r>
      <w:r w:rsidR="00F144DB" w:rsidRPr="00F144DB">
        <w:rPr>
          <w:rFonts w:ascii="Times New Roman" w:eastAsia="Times New Roman" w:hAnsi="Times New Roman" w:cs="Times New Roman"/>
          <w:b/>
          <w:bCs/>
          <w:color w:val="000000"/>
          <w:sz w:val="28"/>
          <w:szCs w:val="28"/>
          <w:lang w:val="uk-UA" w:eastAsia="ru-RU"/>
        </w:rPr>
        <w:t>. 6</w:t>
      </w:r>
      <w:r w:rsidRPr="00CE587F">
        <w:rPr>
          <w:rFonts w:ascii="Times New Roman" w:eastAsia="Times New Roman" w:hAnsi="Times New Roman" w:cs="Times New Roman"/>
          <w:color w:val="000000"/>
          <w:sz w:val="28"/>
          <w:szCs w:val="28"/>
          <w:lang w:val="uk-UA" w:eastAsia="ru-RU"/>
        </w:rPr>
        <w:t>. Модель коливання подвійного маятника (анімація)</w:t>
      </w:r>
    </w:p>
    <w:p w14:paraId="1C2C5F29" w14:textId="77777777" w:rsidR="0050204D" w:rsidRPr="00CE587F" w:rsidRDefault="0050204D"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A13AE6B" w14:textId="2904EBCE" w:rsidR="000C5E18" w:rsidRPr="00CE587F" w:rsidRDefault="000C5E18" w:rsidP="0075422E">
      <w:pPr>
        <w:spacing w:after="0" w:line="360" w:lineRule="auto"/>
        <w:ind w:firstLine="709"/>
        <w:jc w:val="both"/>
        <w:rPr>
          <w:rFonts w:ascii="Times New Roman" w:eastAsia="Times New Roman" w:hAnsi="Times New Roman" w:cs="Times New Roman"/>
          <w:b/>
          <w:color w:val="000000"/>
          <w:sz w:val="28"/>
          <w:szCs w:val="28"/>
          <w:lang w:val="uk-UA" w:eastAsia="ru-RU"/>
        </w:rPr>
      </w:pPr>
      <w:bookmarkStart w:id="5" w:name="_Hlk72973311"/>
      <w:r w:rsidRPr="00CE587F">
        <w:rPr>
          <w:rFonts w:ascii="Times New Roman" w:eastAsia="Times New Roman" w:hAnsi="Times New Roman" w:cs="Times New Roman"/>
          <w:b/>
          <w:color w:val="000000"/>
          <w:sz w:val="28"/>
          <w:szCs w:val="28"/>
          <w:lang w:val="uk-UA" w:eastAsia="ru-RU"/>
        </w:rPr>
        <w:t>2.</w:t>
      </w:r>
      <w:r w:rsidR="0038011F" w:rsidRPr="00CE587F">
        <w:rPr>
          <w:rFonts w:ascii="Times New Roman" w:eastAsia="Times New Roman" w:hAnsi="Times New Roman" w:cs="Times New Roman"/>
          <w:b/>
          <w:color w:val="000000"/>
          <w:sz w:val="28"/>
          <w:szCs w:val="28"/>
          <w:lang w:val="uk-UA" w:eastAsia="ru-RU"/>
        </w:rPr>
        <w:t>1</w:t>
      </w:r>
      <w:r w:rsidRPr="00CE587F">
        <w:rPr>
          <w:rFonts w:ascii="Times New Roman" w:eastAsia="Times New Roman" w:hAnsi="Times New Roman" w:cs="Times New Roman"/>
          <w:b/>
          <w:color w:val="000000"/>
          <w:sz w:val="28"/>
          <w:szCs w:val="28"/>
          <w:lang w:val="uk-UA" w:eastAsia="ru-RU"/>
        </w:rPr>
        <w:t xml:space="preserve">.3. Створення моделі </w:t>
      </w:r>
      <w:r w:rsidR="004F5ED2" w:rsidRPr="00CE587F">
        <w:rPr>
          <w:rFonts w:ascii="Times New Roman" w:eastAsia="Times New Roman" w:hAnsi="Times New Roman" w:cs="Times New Roman"/>
          <w:b/>
          <w:color w:val="000000"/>
          <w:sz w:val="28"/>
          <w:szCs w:val="28"/>
          <w:lang w:val="uk-UA" w:eastAsia="ru-RU"/>
        </w:rPr>
        <w:t>пружинного</w:t>
      </w:r>
      <w:r w:rsidRPr="00CE587F">
        <w:rPr>
          <w:rFonts w:ascii="Times New Roman" w:eastAsia="Times New Roman" w:hAnsi="Times New Roman" w:cs="Times New Roman"/>
          <w:b/>
          <w:color w:val="000000"/>
          <w:sz w:val="28"/>
          <w:szCs w:val="28"/>
          <w:lang w:val="uk-UA" w:eastAsia="ru-RU"/>
        </w:rPr>
        <w:t xml:space="preserve"> маятника</w:t>
      </w:r>
    </w:p>
    <w:bookmarkEnd w:id="5"/>
    <w:p w14:paraId="10173DF4" w14:textId="7A484E3B" w:rsidR="000C5E18" w:rsidRPr="00CE587F" w:rsidRDefault="000C5E18" w:rsidP="00A9629C">
      <w:pPr>
        <w:spacing w:after="0" w:line="360" w:lineRule="auto"/>
        <w:ind w:firstLine="851"/>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Набравшись досвіду створення простого та подвійного маятників.</w:t>
      </w:r>
      <w:r w:rsidR="00F600D0" w:rsidRPr="00CE587F">
        <w:rPr>
          <w:rFonts w:ascii="Times New Roman" w:eastAsia="Times New Roman" w:hAnsi="Times New Roman" w:cs="Times New Roman"/>
          <w:color w:val="000000"/>
          <w:sz w:val="28"/>
          <w:szCs w:val="28"/>
          <w:lang w:val="uk-UA" w:eastAsia="ru-RU"/>
        </w:rPr>
        <w:t xml:space="preserve"> </w:t>
      </w:r>
      <w:r w:rsidRPr="00CE587F">
        <w:rPr>
          <w:rFonts w:ascii="Times New Roman" w:eastAsia="Times New Roman" w:hAnsi="Times New Roman" w:cs="Times New Roman"/>
          <w:color w:val="000000"/>
          <w:sz w:val="28"/>
          <w:szCs w:val="28"/>
          <w:lang w:val="uk-UA" w:eastAsia="ru-RU"/>
        </w:rPr>
        <w:t>Ми захотіли створити маятник</w:t>
      </w:r>
      <w:r w:rsidR="00F600D0" w:rsidRPr="00CE587F">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у якому крім сили тяжіння та дисипативної сили ще й добавлена </w:t>
      </w:r>
      <w:r w:rsidR="00030EA8" w:rsidRPr="00CE587F">
        <w:rPr>
          <w:rFonts w:ascii="Times New Roman" w:eastAsia="Times New Roman" w:hAnsi="Times New Roman" w:cs="Times New Roman"/>
          <w:color w:val="000000"/>
          <w:sz w:val="28"/>
          <w:szCs w:val="28"/>
          <w:lang w:val="uk-UA" w:eastAsia="ru-RU"/>
        </w:rPr>
        <w:t>пружна</w:t>
      </w:r>
      <w:r w:rsidR="00F600D0" w:rsidRPr="00CE587F">
        <w:rPr>
          <w:rFonts w:ascii="Times New Roman" w:eastAsia="Times New Roman" w:hAnsi="Times New Roman" w:cs="Times New Roman"/>
          <w:color w:val="000000"/>
          <w:sz w:val="28"/>
          <w:szCs w:val="28"/>
          <w:lang w:val="uk-UA" w:eastAsia="ru-RU"/>
        </w:rPr>
        <w:t xml:space="preserve"> сила. Це означає, що наша лін</w:t>
      </w:r>
      <w:r w:rsidR="00030EA8" w:rsidRPr="00CE587F">
        <w:rPr>
          <w:rFonts w:ascii="Times New Roman" w:eastAsia="Times New Roman" w:hAnsi="Times New Roman" w:cs="Times New Roman"/>
          <w:color w:val="000000"/>
          <w:sz w:val="28"/>
          <w:szCs w:val="28"/>
          <w:lang w:val="uk-UA" w:eastAsia="ru-RU"/>
        </w:rPr>
        <w:t>і</w:t>
      </w:r>
      <w:r w:rsidR="00F600D0" w:rsidRPr="00CE587F">
        <w:rPr>
          <w:rFonts w:ascii="Times New Roman" w:eastAsia="Times New Roman" w:hAnsi="Times New Roman" w:cs="Times New Roman"/>
          <w:color w:val="000000"/>
          <w:sz w:val="28"/>
          <w:szCs w:val="28"/>
          <w:lang w:val="uk-UA" w:eastAsia="ru-RU"/>
        </w:rPr>
        <w:t>я</w:t>
      </w:r>
      <w:r w:rsidRPr="00CE587F">
        <w:rPr>
          <w:rFonts w:ascii="Times New Roman" w:eastAsia="Times New Roman" w:hAnsi="Times New Roman" w:cs="Times New Roman"/>
          <w:color w:val="000000"/>
          <w:sz w:val="28"/>
          <w:szCs w:val="28"/>
          <w:lang w:val="uk-UA" w:eastAsia="ru-RU"/>
        </w:rPr>
        <w:t xml:space="preserve"> відіграє роль пружини і змінюється за законом руху.</w:t>
      </w:r>
      <w:r w:rsidR="00F600D0" w:rsidRPr="00CE587F">
        <w:rPr>
          <w:rFonts w:ascii="Times New Roman" w:eastAsia="Times New Roman" w:hAnsi="Times New Roman" w:cs="Times New Roman"/>
          <w:color w:val="000000"/>
          <w:sz w:val="28"/>
          <w:szCs w:val="28"/>
          <w:lang w:val="uk-UA" w:eastAsia="ru-RU"/>
        </w:rPr>
        <w:t xml:space="preserve"> </w:t>
      </w:r>
      <w:r w:rsidR="000D091B" w:rsidRPr="00CE587F">
        <w:rPr>
          <w:rFonts w:ascii="Times New Roman" w:eastAsia="Times New Roman" w:hAnsi="Times New Roman" w:cs="Times New Roman"/>
          <w:color w:val="000000"/>
          <w:sz w:val="28"/>
          <w:szCs w:val="28"/>
          <w:lang w:val="uk-UA" w:eastAsia="ru-RU"/>
        </w:rPr>
        <w:t>Розпочали ми як завжди за нашим алгоритмом задаючи змінні та константи</w:t>
      </w:r>
    </w:p>
    <w:p w14:paraId="66B06F83"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кола</w:t>
      </w:r>
      <w:r w:rsidR="000D091B" w:rsidRPr="00CE587F">
        <w:rPr>
          <w:rFonts w:ascii="Times New Roman" w:eastAsia="Times New Roman" w:hAnsi="Times New Roman" w:cs="Times New Roman"/>
          <w:color w:val="F8F8F2"/>
          <w:sz w:val="28"/>
          <w:szCs w:val="28"/>
          <w:lang w:val="uk-UA" w:eastAsia="ru-RU"/>
        </w:rPr>
        <w:t>  </w:t>
      </w:r>
    </w:p>
    <w:p w14:paraId="19B2E56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F189BE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400</w:t>
      </w:r>
      <w:r w:rsidRPr="00CE587F">
        <w:rPr>
          <w:rFonts w:ascii="Times New Roman" w:eastAsia="Times New Roman" w:hAnsi="Times New Roman" w:cs="Times New Roman"/>
          <w:color w:val="F8F8F2"/>
          <w:sz w:val="28"/>
          <w:szCs w:val="28"/>
          <w:lang w:val="uk-UA" w:eastAsia="ru-RU"/>
        </w:rPr>
        <w:t>;</w:t>
      </w:r>
    </w:p>
    <w:p w14:paraId="6E22D3AC"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w:t>
      </w:r>
      <w:r w:rsidR="000D091B"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8F8F2"/>
          <w:sz w:val="28"/>
          <w:szCs w:val="28"/>
          <w:lang w:val="uk-UA" w:eastAsia="ru-RU"/>
        </w:rPr>
        <w:t>швидкість маятника</w:t>
      </w:r>
      <w:r w:rsidR="000D091B" w:rsidRPr="00CE587F">
        <w:rPr>
          <w:rFonts w:ascii="Times New Roman" w:eastAsia="Times New Roman" w:hAnsi="Times New Roman" w:cs="Times New Roman"/>
          <w:color w:val="F8F8F2"/>
          <w:sz w:val="28"/>
          <w:szCs w:val="28"/>
          <w:lang w:val="uk-UA" w:eastAsia="ru-RU"/>
        </w:rPr>
        <w:t> </w:t>
      </w:r>
    </w:p>
    <w:p w14:paraId="491F61F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velBobX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53FF5EDC"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velBobY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06E6F4FE"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//прискорення маятника</w:t>
      </w:r>
    </w:p>
    <w:p w14:paraId="65516A4B" w14:textId="77777777" w:rsidR="007C1894"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accBobX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p>
    <w:p w14:paraId="7F67BE05"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lastRenderedPageBreak/>
        <w:t>let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accBobY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w:t>
      </w:r>
    </w:p>
    <w:p w14:paraId="49F1D2E8"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 xml:space="preserve">//довжина </w:t>
      </w:r>
      <w:proofErr w:type="spellStart"/>
      <w:r w:rsidRPr="00CE587F">
        <w:rPr>
          <w:rFonts w:ascii="Times New Roman" w:eastAsia="Times New Roman" w:hAnsi="Times New Roman" w:cs="Times New Roman"/>
          <w:color w:val="88846F"/>
          <w:sz w:val="28"/>
          <w:szCs w:val="28"/>
          <w:lang w:val="uk-UA" w:eastAsia="ru-RU"/>
        </w:rPr>
        <w:t>пружньої</w:t>
      </w:r>
      <w:proofErr w:type="spellEnd"/>
      <w:r w:rsidRPr="00CE587F">
        <w:rPr>
          <w:rFonts w:ascii="Times New Roman" w:eastAsia="Times New Roman" w:hAnsi="Times New Roman" w:cs="Times New Roman"/>
          <w:color w:val="88846F"/>
          <w:sz w:val="28"/>
          <w:szCs w:val="28"/>
          <w:lang w:val="uk-UA" w:eastAsia="ru-RU"/>
        </w:rPr>
        <w:t xml:space="preserve"> </w:t>
      </w:r>
      <w:proofErr w:type="spellStart"/>
      <w:r w:rsidRPr="00CE587F">
        <w:rPr>
          <w:rFonts w:ascii="Times New Roman" w:eastAsia="Times New Roman" w:hAnsi="Times New Roman" w:cs="Times New Roman"/>
          <w:color w:val="88846F"/>
          <w:sz w:val="28"/>
          <w:szCs w:val="28"/>
          <w:lang w:val="uk-UA" w:eastAsia="ru-RU"/>
        </w:rPr>
        <w:t>лінії,деформація</w:t>
      </w:r>
      <w:proofErr w:type="spellEnd"/>
      <w:r w:rsidRPr="00CE587F">
        <w:rPr>
          <w:rFonts w:ascii="Times New Roman" w:eastAsia="Times New Roman" w:hAnsi="Times New Roman" w:cs="Times New Roman"/>
          <w:color w:val="88846F"/>
          <w:sz w:val="28"/>
          <w:szCs w:val="28"/>
          <w:lang w:val="uk-UA" w:eastAsia="ru-RU"/>
        </w:rPr>
        <w:t xml:space="preserve"> </w:t>
      </w:r>
      <w:proofErr w:type="spellStart"/>
      <w:r w:rsidRPr="00CE587F">
        <w:rPr>
          <w:rFonts w:ascii="Times New Roman" w:eastAsia="Times New Roman" w:hAnsi="Times New Roman" w:cs="Times New Roman"/>
          <w:color w:val="88846F"/>
          <w:sz w:val="28"/>
          <w:szCs w:val="28"/>
          <w:lang w:val="uk-UA" w:eastAsia="ru-RU"/>
        </w:rPr>
        <w:t>пружини,кут</w:t>
      </w:r>
      <w:proofErr w:type="spellEnd"/>
      <w:r w:rsidRPr="00CE587F">
        <w:rPr>
          <w:rFonts w:ascii="Times New Roman" w:eastAsia="Times New Roman" w:hAnsi="Times New Roman" w:cs="Times New Roman"/>
          <w:color w:val="88846F"/>
          <w:sz w:val="28"/>
          <w:szCs w:val="28"/>
          <w:lang w:val="uk-UA" w:eastAsia="ru-RU"/>
        </w:rPr>
        <w:t xml:space="preserve"> відхилення маятника</w:t>
      </w:r>
    </w:p>
    <w:p w14:paraId="5D34E951"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let</w:t>
      </w:r>
      <w:proofErr w:type="spellEnd"/>
      <w:r w:rsidRPr="00CE587F">
        <w:rPr>
          <w:rFonts w:ascii="Times New Roman" w:eastAsia="Times New Roman" w:hAnsi="Times New Roman" w:cs="Times New Roman"/>
          <w:color w:val="F8F8F2"/>
          <w:sz w:val="28"/>
          <w:szCs w:val="28"/>
          <w:lang w:val="uk-UA" w:eastAsia="ru-RU"/>
        </w:rPr>
        <w:t xml:space="preserve"> l, x, </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w:t>
      </w:r>
    </w:p>
    <w:p w14:paraId="51E7BCDD"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//координати закріпленої точки</w:t>
      </w:r>
    </w:p>
    <w:p w14:paraId="42454E77"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600</w:t>
      </w:r>
      <w:r w:rsidRPr="00CE587F">
        <w:rPr>
          <w:rFonts w:ascii="Times New Roman" w:eastAsia="Times New Roman" w:hAnsi="Times New Roman" w:cs="Times New Roman"/>
          <w:color w:val="F8F8F2"/>
          <w:sz w:val="28"/>
          <w:szCs w:val="28"/>
          <w:lang w:val="uk-UA" w:eastAsia="ru-RU"/>
        </w:rPr>
        <w:t>;</w:t>
      </w:r>
    </w:p>
    <w:p w14:paraId="77DFFF72"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150</w:t>
      </w:r>
      <w:r w:rsidRPr="00CE587F">
        <w:rPr>
          <w:rFonts w:ascii="Times New Roman" w:eastAsia="Times New Roman" w:hAnsi="Times New Roman" w:cs="Times New Roman"/>
          <w:color w:val="F8F8F2"/>
          <w:sz w:val="28"/>
          <w:szCs w:val="28"/>
          <w:lang w:val="uk-UA" w:eastAsia="ru-RU"/>
        </w:rPr>
        <w:t>;</w:t>
      </w:r>
    </w:p>
    <w:p w14:paraId="6757BEE9" w14:textId="77777777" w:rsidR="007C1894" w:rsidRPr="00CE587F" w:rsidRDefault="00F600D0"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//Константи моделі</w:t>
      </w:r>
    </w:p>
    <w:p w14:paraId="2C43CC4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restLenSpr</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250</w:t>
      </w:r>
      <w:r w:rsidRPr="00CE587F">
        <w:rPr>
          <w:rFonts w:ascii="Times New Roman" w:eastAsia="Times New Roman" w:hAnsi="Times New Roman" w:cs="Times New Roman"/>
          <w:color w:val="F8F8F2"/>
          <w:sz w:val="28"/>
          <w:szCs w:val="28"/>
          <w:lang w:val="uk-UA" w:eastAsia="ru-RU"/>
        </w:rPr>
        <w:t>;</w:t>
      </w:r>
    </w:p>
    <w:p w14:paraId="4000C59D"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0.1</w:t>
      </w:r>
      <w:r w:rsidRPr="00CE587F">
        <w:rPr>
          <w:rFonts w:ascii="Times New Roman" w:eastAsia="Times New Roman" w:hAnsi="Times New Roman" w:cs="Times New Roman"/>
          <w:color w:val="F8F8F2"/>
          <w:sz w:val="28"/>
          <w:szCs w:val="28"/>
          <w:lang w:val="uk-UA" w:eastAsia="ru-RU"/>
        </w:rPr>
        <w:t>;</w:t>
      </w:r>
    </w:p>
    <w:p w14:paraId="78AA019B"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1</w:t>
      </w:r>
      <w:r w:rsidRPr="00CE587F">
        <w:rPr>
          <w:rFonts w:ascii="Times New Roman" w:eastAsia="Times New Roman" w:hAnsi="Times New Roman" w:cs="Times New Roman"/>
          <w:color w:val="F8F8F2"/>
          <w:sz w:val="28"/>
          <w:szCs w:val="28"/>
          <w:lang w:val="uk-UA" w:eastAsia="ru-RU"/>
        </w:rPr>
        <w:t>;</w:t>
      </w:r>
    </w:p>
    <w:p w14:paraId="2D0C94E4"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40</w:t>
      </w:r>
      <w:r w:rsidRPr="00CE587F">
        <w:rPr>
          <w:rFonts w:ascii="Times New Roman" w:eastAsia="Times New Roman" w:hAnsi="Times New Roman" w:cs="Times New Roman"/>
          <w:color w:val="F8F8F2"/>
          <w:sz w:val="28"/>
          <w:szCs w:val="28"/>
          <w:lang w:val="uk-UA" w:eastAsia="ru-RU"/>
        </w:rPr>
        <w:t>;</w:t>
      </w:r>
    </w:p>
    <w:p w14:paraId="56B8B2C9"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damp</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0.996</w:t>
      </w:r>
      <w:r w:rsidRPr="00CE587F">
        <w:rPr>
          <w:rFonts w:ascii="Times New Roman" w:eastAsia="Times New Roman" w:hAnsi="Times New Roman" w:cs="Times New Roman"/>
          <w:color w:val="F8F8F2"/>
          <w:sz w:val="28"/>
          <w:szCs w:val="28"/>
          <w:lang w:val="uk-UA" w:eastAsia="ru-RU"/>
        </w:rPr>
        <w:t>;</w:t>
      </w:r>
    </w:p>
    <w:p w14:paraId="06AFBF8F" w14:textId="77777777" w:rsidR="000D091B" w:rsidRPr="00CE587F" w:rsidRDefault="000D091B"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9.81</w:t>
      </w:r>
      <w:r w:rsidRPr="00CE587F">
        <w:rPr>
          <w:rFonts w:ascii="Times New Roman" w:eastAsia="Times New Roman" w:hAnsi="Times New Roman" w:cs="Times New Roman"/>
          <w:color w:val="F8F8F2"/>
          <w:sz w:val="28"/>
          <w:szCs w:val="28"/>
          <w:lang w:val="uk-UA" w:eastAsia="ru-RU"/>
        </w:rPr>
        <w:t>;</w:t>
      </w:r>
    </w:p>
    <w:p w14:paraId="1F549210" w14:textId="77777777"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Знову створили функцію малювання </w:t>
      </w:r>
      <w:proofErr w:type="spellStart"/>
      <w:r w:rsidRPr="00CE587F">
        <w:rPr>
          <w:rFonts w:ascii="Times New Roman" w:eastAsia="Times New Roman" w:hAnsi="Times New Roman" w:cs="Times New Roman"/>
          <w:color w:val="000000"/>
          <w:sz w:val="28"/>
          <w:szCs w:val="28"/>
          <w:lang w:val="uk-UA" w:eastAsia="ru-RU"/>
        </w:rPr>
        <w:t>draw</w:t>
      </w:r>
      <w:proofErr w:type="spellEnd"/>
      <w:r w:rsidRPr="00CE587F">
        <w:rPr>
          <w:rFonts w:ascii="Times New Roman" w:eastAsia="Times New Roman" w:hAnsi="Times New Roman" w:cs="Times New Roman"/>
          <w:color w:val="000000"/>
          <w:sz w:val="28"/>
          <w:szCs w:val="28"/>
          <w:lang w:val="uk-UA" w:eastAsia="ru-RU"/>
        </w:rPr>
        <w:t>()</w:t>
      </w:r>
    </w:p>
    <w:p w14:paraId="0A7443B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draw</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function</w:t>
      </w:r>
      <w:proofErr w:type="spellEnd"/>
      <w:r w:rsidRPr="00CE587F">
        <w:rPr>
          <w:rFonts w:ascii="Times New Roman" w:eastAsia="Times New Roman" w:hAnsi="Times New Roman" w:cs="Times New Roman"/>
          <w:color w:val="F8F8F2"/>
          <w:sz w:val="28"/>
          <w:szCs w:val="28"/>
          <w:lang w:val="uk-UA" w:eastAsia="ru-RU"/>
        </w:rPr>
        <w:t> () {</w:t>
      </w:r>
    </w:p>
    <w:p w14:paraId="2957478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clearRect</w:t>
      </w:r>
      <w:proofErr w:type="spellEnd"/>
      <w:r w:rsidRPr="00CE587F">
        <w:rPr>
          <w:rFonts w:ascii="Times New Roman" w:eastAsia="Times New Roman" w:hAnsi="Times New Roman" w:cs="Times New Roman"/>
          <w:color w:val="F8F8F2"/>
          <w:sz w:val="28"/>
          <w:szCs w:val="28"/>
          <w:lang w:val="uk-UA" w:eastAsia="ru-RU"/>
        </w:rPr>
        <w:t>(</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innerWidth</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innerHeight</w:t>
      </w:r>
      <w:proofErr w:type="spellEnd"/>
      <w:r w:rsidRPr="00CE587F">
        <w:rPr>
          <w:rFonts w:ascii="Times New Roman" w:eastAsia="Times New Roman" w:hAnsi="Times New Roman" w:cs="Times New Roman"/>
          <w:color w:val="F8F8F2"/>
          <w:sz w:val="28"/>
          <w:szCs w:val="28"/>
          <w:lang w:val="uk-UA" w:eastAsia="ru-RU"/>
        </w:rPr>
        <w:t>);</w:t>
      </w:r>
    </w:p>
    <w:p w14:paraId="1460FEA3"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88846F"/>
          <w:sz w:val="28"/>
          <w:szCs w:val="28"/>
          <w:lang w:val="uk-UA" w:eastAsia="ru-RU"/>
        </w:rPr>
        <w:t>//</w:t>
      </w:r>
      <w:r w:rsidR="007C1894" w:rsidRPr="00CE587F">
        <w:rPr>
          <w:rFonts w:ascii="Times New Roman" w:eastAsia="Times New Roman" w:hAnsi="Times New Roman" w:cs="Times New Roman"/>
          <w:color w:val="88846F"/>
          <w:sz w:val="28"/>
          <w:szCs w:val="28"/>
          <w:lang w:val="uk-UA" w:eastAsia="ru-RU"/>
        </w:rPr>
        <w:t xml:space="preserve">Малює точку та </w:t>
      </w:r>
      <w:proofErr w:type="spellStart"/>
      <w:r w:rsidR="007C1894" w:rsidRPr="00CE587F">
        <w:rPr>
          <w:rFonts w:ascii="Times New Roman" w:eastAsia="Times New Roman" w:hAnsi="Times New Roman" w:cs="Times New Roman"/>
          <w:color w:val="88846F"/>
          <w:sz w:val="28"/>
          <w:szCs w:val="28"/>
          <w:lang w:val="uk-UA" w:eastAsia="ru-RU"/>
        </w:rPr>
        <w:t>пружню</w:t>
      </w:r>
      <w:proofErr w:type="spellEnd"/>
      <w:r w:rsidR="007C1894" w:rsidRPr="00CE587F">
        <w:rPr>
          <w:rFonts w:ascii="Times New Roman" w:eastAsia="Times New Roman" w:hAnsi="Times New Roman" w:cs="Times New Roman"/>
          <w:color w:val="88846F"/>
          <w:sz w:val="28"/>
          <w:szCs w:val="28"/>
          <w:lang w:val="uk-UA" w:eastAsia="ru-RU"/>
        </w:rPr>
        <w:t xml:space="preserve"> лінію</w:t>
      </w:r>
    </w:p>
    <w:p w14:paraId="681563D7"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17A42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AnchorX</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0</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E81FF"/>
          <w:sz w:val="28"/>
          <w:szCs w:val="28"/>
          <w:lang w:val="uk-UA" w:eastAsia="ru-RU"/>
        </w:rPr>
        <w:t>false</w:t>
      </w:r>
      <w:proofErr w:type="spellEnd"/>
      <w:r w:rsidRPr="00CE587F">
        <w:rPr>
          <w:rFonts w:ascii="Times New Roman" w:eastAsia="Times New Roman" w:hAnsi="Times New Roman" w:cs="Times New Roman"/>
          <w:color w:val="F8F8F2"/>
          <w:sz w:val="28"/>
          <w:szCs w:val="28"/>
          <w:lang w:val="uk-UA" w:eastAsia="ru-RU"/>
        </w:rPr>
        <w:t>);</w:t>
      </w:r>
    </w:p>
    <w:p w14:paraId="100E230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ctx.fillStyle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E6DB74"/>
          <w:sz w:val="28"/>
          <w:szCs w:val="28"/>
          <w:lang w:val="uk-UA" w:eastAsia="ru-RU"/>
        </w:rPr>
        <w:t>"#000"</w:t>
      </w:r>
      <w:r w:rsidRPr="00CE587F">
        <w:rPr>
          <w:rFonts w:ascii="Times New Roman" w:eastAsia="Times New Roman" w:hAnsi="Times New Roman" w:cs="Times New Roman"/>
          <w:color w:val="F8F8F2"/>
          <w:sz w:val="28"/>
          <w:szCs w:val="28"/>
          <w:lang w:val="uk-UA" w:eastAsia="ru-RU"/>
        </w:rPr>
        <w:t>;</w:t>
      </w:r>
    </w:p>
    <w:p w14:paraId="09619D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proofErr w:type="spellEnd"/>
      <w:r w:rsidRPr="00CE587F">
        <w:rPr>
          <w:rFonts w:ascii="Times New Roman" w:eastAsia="Times New Roman" w:hAnsi="Times New Roman" w:cs="Times New Roman"/>
          <w:color w:val="F8F8F2"/>
          <w:sz w:val="28"/>
          <w:szCs w:val="28"/>
          <w:lang w:val="uk-UA" w:eastAsia="ru-RU"/>
        </w:rPr>
        <w:t>();</w:t>
      </w:r>
    </w:p>
    <w:p w14:paraId="00DE642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moveTo</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AnchorX</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AnchorY</w:t>
      </w:r>
      <w:proofErr w:type="spellEnd"/>
      <w:r w:rsidRPr="00CE587F">
        <w:rPr>
          <w:rFonts w:ascii="Times New Roman" w:eastAsia="Times New Roman" w:hAnsi="Times New Roman" w:cs="Times New Roman"/>
          <w:color w:val="F8F8F2"/>
          <w:sz w:val="28"/>
          <w:szCs w:val="28"/>
          <w:lang w:val="uk-UA" w:eastAsia="ru-RU"/>
        </w:rPr>
        <w:t>);</w:t>
      </w:r>
    </w:p>
    <w:p w14:paraId="6EB6146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lineTo</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BobX</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BobY</w:t>
      </w:r>
      <w:proofErr w:type="spellEnd"/>
      <w:r w:rsidRPr="00CE587F">
        <w:rPr>
          <w:rFonts w:ascii="Times New Roman" w:eastAsia="Times New Roman" w:hAnsi="Times New Roman" w:cs="Times New Roman"/>
          <w:color w:val="F8F8F2"/>
          <w:sz w:val="28"/>
          <w:szCs w:val="28"/>
          <w:lang w:val="uk-UA" w:eastAsia="ru-RU"/>
        </w:rPr>
        <w:t>);</w:t>
      </w:r>
    </w:p>
    <w:p w14:paraId="5A3A59A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0B8E9977"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7C1894" w:rsidRPr="00CE587F">
        <w:rPr>
          <w:rFonts w:ascii="Times New Roman" w:eastAsia="Times New Roman" w:hAnsi="Times New Roman" w:cs="Times New Roman"/>
          <w:color w:val="88846F"/>
          <w:sz w:val="28"/>
          <w:szCs w:val="28"/>
          <w:lang w:val="uk-UA" w:eastAsia="ru-RU"/>
        </w:rPr>
        <w:t>//Малює коло</w:t>
      </w:r>
    </w:p>
    <w:p w14:paraId="78A2216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beginPath</w:t>
      </w:r>
      <w:proofErr w:type="spellEnd"/>
      <w:r w:rsidRPr="00CE587F">
        <w:rPr>
          <w:rFonts w:ascii="Times New Roman" w:eastAsia="Times New Roman" w:hAnsi="Times New Roman" w:cs="Times New Roman"/>
          <w:color w:val="F8F8F2"/>
          <w:sz w:val="28"/>
          <w:szCs w:val="28"/>
          <w:lang w:val="uk-UA" w:eastAsia="ru-RU"/>
        </w:rPr>
        <w:t>();</w:t>
      </w:r>
    </w:p>
    <w:p w14:paraId="7EE75416"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arc</w:t>
      </w:r>
      <w:r w:rsidRPr="00CE587F">
        <w:rPr>
          <w:rFonts w:ascii="Times New Roman" w:eastAsia="Times New Roman" w:hAnsi="Times New Roman" w:cs="Times New Roman"/>
          <w:color w:val="F8F8F2"/>
          <w:sz w:val="28"/>
          <w:szCs w:val="28"/>
          <w:lang w:val="uk-UA" w:eastAsia="ru-RU"/>
        </w:rPr>
        <w:t>(BobX, BobY, r,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66D9EF"/>
          <w:sz w:val="28"/>
          <w:szCs w:val="28"/>
          <w:lang w:val="uk-UA" w:eastAsia="ru-RU"/>
        </w:rPr>
        <w:t>PI</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2</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false</w:t>
      </w:r>
      <w:r w:rsidRPr="00CE587F">
        <w:rPr>
          <w:rFonts w:ascii="Times New Roman" w:eastAsia="Times New Roman" w:hAnsi="Times New Roman" w:cs="Times New Roman"/>
          <w:color w:val="F8F8F2"/>
          <w:sz w:val="28"/>
          <w:szCs w:val="28"/>
          <w:lang w:val="uk-UA" w:eastAsia="ru-RU"/>
        </w:rPr>
        <w:t>);</w:t>
      </w:r>
    </w:p>
    <w:p w14:paraId="0B91C5B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color w:val="F8F8F2"/>
          <w:sz w:val="28"/>
          <w:szCs w:val="28"/>
          <w:lang w:val="uk-UA" w:eastAsia="ru-RU"/>
        </w:rPr>
        <w:t>ctx.fillStyle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color</w:t>
      </w:r>
      <w:proofErr w:type="spellEnd"/>
      <w:r w:rsidRPr="00CE587F">
        <w:rPr>
          <w:rFonts w:ascii="Times New Roman" w:eastAsia="Times New Roman" w:hAnsi="Times New Roman" w:cs="Times New Roman"/>
          <w:color w:val="F8F8F2"/>
          <w:sz w:val="28"/>
          <w:szCs w:val="28"/>
          <w:lang w:val="uk-UA" w:eastAsia="ru-RU"/>
        </w:rPr>
        <w:t>;</w:t>
      </w:r>
    </w:p>
    <w:p w14:paraId="725A7204" w14:textId="77777777" w:rsidR="007C189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fill</w:t>
      </w:r>
      <w:proofErr w:type="spellEnd"/>
      <w:r w:rsidRPr="00CE587F">
        <w:rPr>
          <w:rFonts w:ascii="Times New Roman" w:eastAsia="Times New Roman" w:hAnsi="Times New Roman" w:cs="Times New Roman"/>
          <w:color w:val="F8F8F2"/>
          <w:sz w:val="28"/>
          <w:szCs w:val="28"/>
          <w:lang w:val="uk-UA" w:eastAsia="ru-RU"/>
        </w:rPr>
        <w:t>();</w:t>
      </w:r>
    </w:p>
    <w:p w14:paraId="12D4E55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color w:val="F8F8F2"/>
          <w:sz w:val="28"/>
          <w:szCs w:val="28"/>
          <w:lang w:val="uk-UA" w:eastAsia="ru-RU"/>
        </w:rPr>
        <w:t>ctx.</w:t>
      </w:r>
      <w:r w:rsidRPr="00CE587F">
        <w:rPr>
          <w:rFonts w:ascii="Times New Roman" w:eastAsia="Times New Roman" w:hAnsi="Times New Roman" w:cs="Times New Roman"/>
          <w:color w:val="A6E22E"/>
          <w:sz w:val="28"/>
          <w:szCs w:val="28"/>
          <w:lang w:val="uk-UA" w:eastAsia="ru-RU"/>
        </w:rPr>
        <w:t>stroke</w:t>
      </w:r>
      <w:proofErr w:type="spellEnd"/>
      <w:r w:rsidRPr="00CE587F">
        <w:rPr>
          <w:rFonts w:ascii="Times New Roman" w:eastAsia="Times New Roman" w:hAnsi="Times New Roman" w:cs="Times New Roman"/>
          <w:color w:val="F8F8F2"/>
          <w:sz w:val="28"/>
          <w:szCs w:val="28"/>
          <w:lang w:val="uk-UA" w:eastAsia="ru-RU"/>
        </w:rPr>
        <w:t>();</w:t>
      </w:r>
    </w:p>
    <w:p w14:paraId="0C6DEA3C"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lastRenderedPageBreak/>
        <w:t>  };</w:t>
      </w:r>
    </w:p>
    <w:p w14:paraId="6FBFADCD" w14:textId="041E3591"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І як завжд</w:t>
      </w:r>
      <w:r w:rsidR="00F600D0" w:rsidRPr="00CE587F">
        <w:rPr>
          <w:rFonts w:ascii="Times New Roman" w:eastAsia="Times New Roman" w:hAnsi="Times New Roman" w:cs="Times New Roman"/>
          <w:color w:val="000000"/>
          <w:sz w:val="28"/>
          <w:szCs w:val="28"/>
          <w:lang w:val="uk-UA" w:eastAsia="ru-RU"/>
        </w:rPr>
        <w:t>и анімація, тільки</w:t>
      </w:r>
      <w:r w:rsidR="005D287D" w:rsidRPr="00CE587F">
        <w:rPr>
          <w:rFonts w:ascii="Times New Roman" w:eastAsia="Times New Roman" w:hAnsi="Times New Roman" w:cs="Times New Roman"/>
          <w:color w:val="000000"/>
          <w:sz w:val="28"/>
          <w:szCs w:val="28"/>
          <w:lang w:val="uk-UA" w:eastAsia="ru-RU"/>
        </w:rPr>
        <w:t xml:space="preserve"> тепер</w:t>
      </w:r>
      <w:r w:rsidRPr="00CE587F">
        <w:rPr>
          <w:rFonts w:ascii="Times New Roman" w:eastAsia="Times New Roman" w:hAnsi="Times New Roman" w:cs="Times New Roman"/>
          <w:color w:val="000000"/>
          <w:sz w:val="28"/>
          <w:szCs w:val="28"/>
          <w:lang w:val="uk-UA" w:eastAsia="ru-RU"/>
        </w:rPr>
        <w:t xml:space="preserve"> у формулі </w:t>
      </w:r>
      <w:r w:rsidR="005D287D" w:rsidRPr="00CE587F">
        <w:rPr>
          <w:rFonts w:ascii="Times New Roman" w:eastAsia="Times New Roman" w:hAnsi="Times New Roman" w:cs="Times New Roman"/>
          <w:color w:val="000000"/>
          <w:sz w:val="28"/>
          <w:szCs w:val="28"/>
          <w:lang w:val="uk-UA" w:eastAsia="ru-RU"/>
        </w:rPr>
        <w:t xml:space="preserve"> додана сила</w:t>
      </w:r>
      <w:r w:rsidRPr="00CE587F">
        <w:rPr>
          <w:rFonts w:ascii="Times New Roman" w:eastAsia="Times New Roman" w:hAnsi="Times New Roman" w:cs="Times New Roman"/>
          <w:color w:val="000000"/>
          <w:sz w:val="28"/>
          <w:szCs w:val="28"/>
          <w:lang w:val="uk-UA" w:eastAsia="ru-RU"/>
        </w:rPr>
        <w:t xml:space="preserve"> пружності</w:t>
      </w:r>
      <w:r w:rsidR="00371CA2" w:rsidRPr="00CE587F">
        <w:rPr>
          <w:rFonts w:ascii="Times New Roman" w:eastAsia="Times New Roman" w:hAnsi="Times New Roman" w:cs="Times New Roman"/>
          <w:color w:val="000000"/>
          <w:sz w:val="28"/>
          <w:szCs w:val="28"/>
          <w:lang w:val="uk-UA" w:eastAsia="ru-RU"/>
        </w:rPr>
        <w:t xml:space="preserve"> </w:t>
      </w:r>
      <w:r w:rsidR="0056079E" w:rsidRPr="00CE587F">
        <w:rPr>
          <w:rFonts w:ascii="Times New Roman" w:eastAsia="Times New Roman" w:hAnsi="Times New Roman" w:cs="Times New Roman"/>
          <w:color w:val="000000"/>
          <w:sz w:val="28"/>
          <w:szCs w:val="28"/>
          <w:lang w:val="uk-UA" w:eastAsia="ru-RU"/>
        </w:rPr>
        <w:t>[</w:t>
      </w:r>
      <w:r w:rsidR="00071FF3">
        <w:rPr>
          <w:rFonts w:ascii="Times New Roman" w:eastAsia="Times New Roman" w:hAnsi="Times New Roman" w:cs="Times New Roman"/>
          <w:color w:val="000000"/>
          <w:sz w:val="28"/>
          <w:szCs w:val="28"/>
          <w:lang w:val="uk-UA" w:eastAsia="ru-RU"/>
        </w:rPr>
        <w:t>13</w:t>
      </w:r>
      <w:r w:rsidR="0056079E" w:rsidRPr="00CE587F">
        <w:rPr>
          <w:rFonts w:ascii="Times New Roman" w:eastAsia="Times New Roman" w:hAnsi="Times New Roman" w:cs="Times New Roman"/>
          <w:color w:val="000000"/>
          <w:sz w:val="28"/>
          <w:szCs w:val="28"/>
          <w:lang w:val="uk-UA" w:eastAsia="ru-RU"/>
        </w:rPr>
        <w:t>]</w:t>
      </w:r>
      <w:r w:rsidR="00371CA2" w:rsidRPr="00CE587F">
        <w:rPr>
          <w:rFonts w:ascii="Times New Roman" w:eastAsia="Times New Roman" w:hAnsi="Times New Roman" w:cs="Times New Roman"/>
          <w:color w:val="000000"/>
          <w:sz w:val="28"/>
          <w:szCs w:val="28"/>
          <w:lang w:val="uk-UA" w:eastAsia="ru-RU"/>
        </w:rPr>
        <w:t>:</w:t>
      </w:r>
    </w:p>
    <w:p w14:paraId="277B7F8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roofErr w:type="spellStart"/>
      <w:r w:rsidRPr="00CE587F">
        <w:rPr>
          <w:rFonts w:ascii="Times New Roman" w:eastAsia="Times New Roman" w:hAnsi="Times New Roman" w:cs="Times New Roman"/>
          <w:i/>
          <w:iCs/>
          <w:color w:val="66D9EF"/>
          <w:sz w:val="28"/>
          <w:szCs w:val="28"/>
          <w:lang w:val="uk-UA" w:eastAsia="ru-RU"/>
        </w:rPr>
        <w:t>const</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animate</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i/>
          <w:iCs/>
          <w:color w:val="66D9EF"/>
          <w:sz w:val="28"/>
          <w:szCs w:val="28"/>
          <w:lang w:val="uk-UA" w:eastAsia="ru-RU"/>
        </w:rPr>
        <w:t>function</w:t>
      </w:r>
      <w:proofErr w:type="spellEnd"/>
      <w:r w:rsidRPr="00CE587F">
        <w:rPr>
          <w:rFonts w:ascii="Times New Roman" w:eastAsia="Times New Roman" w:hAnsi="Times New Roman" w:cs="Times New Roman"/>
          <w:color w:val="F8F8F2"/>
          <w:sz w:val="28"/>
          <w:szCs w:val="28"/>
          <w:lang w:val="uk-UA" w:eastAsia="ru-RU"/>
        </w:rPr>
        <w:t> () {</w:t>
      </w:r>
    </w:p>
    <w:p w14:paraId="47D8CAE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66D9EF"/>
          <w:sz w:val="28"/>
          <w:szCs w:val="28"/>
          <w:lang w:val="uk-UA" w:eastAsia="ru-RU"/>
        </w:rPr>
        <w:t>requestAnimationFrame</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A6E22E"/>
          <w:sz w:val="28"/>
          <w:szCs w:val="28"/>
          <w:lang w:val="uk-UA" w:eastAsia="ru-RU"/>
        </w:rPr>
        <w:t>animate</w:t>
      </w:r>
      <w:proofErr w:type="spellEnd"/>
      <w:r w:rsidRPr="00CE587F">
        <w:rPr>
          <w:rFonts w:ascii="Times New Roman" w:eastAsia="Times New Roman" w:hAnsi="Times New Roman" w:cs="Times New Roman"/>
          <w:color w:val="F8F8F2"/>
          <w:sz w:val="28"/>
          <w:szCs w:val="28"/>
          <w:lang w:val="uk-UA" w:eastAsia="ru-RU"/>
        </w:rPr>
        <w:t>);</w:t>
      </w:r>
    </w:p>
    <w:p w14:paraId="62EC6D09"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Pr="00CE587F">
        <w:rPr>
          <w:rFonts w:ascii="Times New Roman" w:eastAsia="Times New Roman" w:hAnsi="Times New Roman" w:cs="Times New Roman"/>
          <w:color w:val="88846F"/>
          <w:sz w:val="28"/>
          <w:szCs w:val="28"/>
          <w:lang w:val="uk-UA" w:eastAsia="ru-RU"/>
        </w:rPr>
        <w:t>//Формула для визначення довжини маятника</w:t>
      </w:r>
    </w:p>
    <w:p w14:paraId="231FD4C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sqrt</w:t>
      </w:r>
      <w:proofErr w:type="spellEnd"/>
      <w:r w:rsidRPr="00CE587F">
        <w:rPr>
          <w:rFonts w:ascii="Times New Roman" w:eastAsia="Times New Roman" w:hAnsi="Times New Roman" w:cs="Times New Roman"/>
          <w:color w:val="F8F8F2"/>
          <w:sz w:val="28"/>
          <w:szCs w:val="28"/>
          <w:lang w:val="uk-UA" w:eastAsia="ru-RU"/>
        </w:rPr>
        <w:t>(</w:t>
      </w:r>
    </w:p>
    <w:p w14:paraId="173390D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p>
    <w:p w14:paraId="3048762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AnchorY</w:t>
      </w:r>
      <w:proofErr w:type="spellEnd"/>
      <w:r w:rsidRPr="00CE587F">
        <w:rPr>
          <w:rFonts w:ascii="Times New Roman" w:eastAsia="Times New Roman" w:hAnsi="Times New Roman" w:cs="Times New Roman"/>
          <w:color w:val="F8F8F2"/>
          <w:sz w:val="28"/>
          <w:szCs w:val="28"/>
          <w:lang w:val="uk-UA" w:eastAsia="ru-RU"/>
        </w:rPr>
        <w:t>)</w:t>
      </w:r>
    </w:p>
    <w:p w14:paraId="66EA6FAA"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4ACACC5C" w14:textId="77777777" w:rsidR="005D287D" w:rsidRPr="00CE587F" w:rsidRDefault="005D287D"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ab/>
      </w:r>
      <w:r w:rsidR="007C1894" w:rsidRPr="00CE587F">
        <w:rPr>
          <w:rFonts w:ascii="Times New Roman" w:eastAsia="Times New Roman" w:hAnsi="Times New Roman" w:cs="Times New Roman"/>
          <w:color w:val="88846F"/>
          <w:sz w:val="28"/>
          <w:szCs w:val="28"/>
          <w:lang w:val="uk-UA" w:eastAsia="ru-RU"/>
        </w:rPr>
        <w:t>//</w:t>
      </w:r>
      <w:proofErr w:type="spellStart"/>
      <w:r w:rsidR="007C1894" w:rsidRPr="00CE587F">
        <w:rPr>
          <w:rFonts w:ascii="Times New Roman" w:eastAsia="Times New Roman" w:hAnsi="Times New Roman" w:cs="Times New Roman"/>
          <w:color w:val="88846F"/>
          <w:sz w:val="28"/>
          <w:szCs w:val="28"/>
          <w:lang w:val="uk-UA" w:eastAsia="ru-RU"/>
        </w:rPr>
        <w:t>Дефомація</w:t>
      </w:r>
      <w:proofErr w:type="spellEnd"/>
      <w:r w:rsidR="007C1894" w:rsidRPr="00CE587F">
        <w:rPr>
          <w:rFonts w:ascii="Times New Roman" w:eastAsia="Times New Roman" w:hAnsi="Times New Roman" w:cs="Times New Roman"/>
          <w:color w:val="88846F"/>
          <w:sz w:val="28"/>
          <w:szCs w:val="28"/>
          <w:lang w:val="uk-UA" w:eastAsia="ru-RU"/>
        </w:rPr>
        <w:t xml:space="preserve"> пружини</w:t>
      </w:r>
    </w:p>
    <w:p w14:paraId="610ECC12"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l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restLenSpr</w:t>
      </w:r>
      <w:proofErr w:type="spellEnd"/>
      <w:r w:rsidRPr="00CE587F">
        <w:rPr>
          <w:rFonts w:ascii="Times New Roman" w:eastAsia="Times New Roman" w:hAnsi="Times New Roman" w:cs="Times New Roman"/>
          <w:color w:val="F8F8F2"/>
          <w:sz w:val="28"/>
          <w:szCs w:val="28"/>
          <w:lang w:val="uk-UA" w:eastAsia="ru-RU"/>
        </w:rPr>
        <w:t>;</w:t>
      </w:r>
    </w:p>
    <w:p w14:paraId="0FB7C8E6" w14:textId="77777777" w:rsidR="007C1894" w:rsidRPr="00CE587F" w:rsidRDefault="007C189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88846F"/>
          <w:sz w:val="28"/>
          <w:szCs w:val="28"/>
          <w:lang w:val="uk-UA" w:eastAsia="ru-RU"/>
        </w:rPr>
        <w:t>//Визначає кут маятника</w:t>
      </w:r>
    </w:p>
    <w:p w14:paraId="18A2EAC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Math.</w:t>
      </w:r>
      <w:r w:rsidRPr="00CE587F">
        <w:rPr>
          <w:rFonts w:ascii="Times New Roman" w:eastAsia="Times New Roman" w:hAnsi="Times New Roman" w:cs="Times New Roman"/>
          <w:color w:val="A6E22E"/>
          <w:sz w:val="28"/>
          <w:szCs w:val="28"/>
          <w:lang w:val="uk-UA" w:eastAsia="ru-RU"/>
        </w:rPr>
        <w:t>atan2</w:t>
      </w:r>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AnchorX</w:t>
      </w:r>
      <w:proofErr w:type="spellEnd"/>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AnchorY</w:t>
      </w:r>
      <w:proofErr w:type="spellEnd"/>
      <w:r w:rsidRPr="00CE587F">
        <w:rPr>
          <w:rFonts w:ascii="Times New Roman" w:eastAsia="Times New Roman" w:hAnsi="Times New Roman" w:cs="Times New Roman"/>
          <w:color w:val="F8F8F2"/>
          <w:sz w:val="28"/>
          <w:szCs w:val="28"/>
          <w:lang w:val="uk-UA" w:eastAsia="ru-RU"/>
        </w:rPr>
        <w:t>);</w:t>
      </w:r>
    </w:p>
    <w:p w14:paraId="3D15E295"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r w:rsidR="005D287D" w:rsidRPr="00CE587F">
        <w:rPr>
          <w:rFonts w:ascii="Times New Roman" w:eastAsia="Times New Roman" w:hAnsi="Times New Roman" w:cs="Times New Roman"/>
          <w:color w:val="88846F"/>
          <w:sz w:val="28"/>
          <w:szCs w:val="28"/>
          <w:lang w:val="uk-UA" w:eastAsia="ru-RU"/>
        </w:rPr>
        <w:t xml:space="preserve">//Рівняння для прискорення в якому присутня сила пружності </w:t>
      </w:r>
    </w:p>
    <w:p w14:paraId="0BA2458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accBobX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sin</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w:t>
      </w:r>
    </w:p>
    <w:p w14:paraId="6B50EB08"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accBobY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g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(k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m)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x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Math.</w:t>
      </w:r>
      <w:r w:rsidRPr="00CE587F">
        <w:rPr>
          <w:rFonts w:ascii="Times New Roman" w:eastAsia="Times New Roman" w:hAnsi="Times New Roman" w:cs="Times New Roman"/>
          <w:color w:val="A6E22E"/>
          <w:sz w:val="28"/>
          <w:szCs w:val="28"/>
          <w:lang w:val="uk-UA" w:eastAsia="ru-RU"/>
        </w:rPr>
        <w:t>cos</w:t>
      </w:r>
      <w:proofErr w:type="spellEnd"/>
      <w:r w:rsidRPr="00CE587F">
        <w:rPr>
          <w:rFonts w:ascii="Times New Roman" w:eastAsia="Times New Roman" w:hAnsi="Times New Roman" w:cs="Times New Roman"/>
          <w:color w:val="F8F8F2"/>
          <w:sz w:val="28"/>
          <w:szCs w:val="28"/>
          <w:lang w:val="uk-UA" w:eastAsia="ru-RU"/>
        </w:rPr>
        <w:t>(</w:t>
      </w:r>
      <w:proofErr w:type="spellStart"/>
      <w:r w:rsidRPr="00CE587F">
        <w:rPr>
          <w:rFonts w:ascii="Times New Roman" w:eastAsia="Times New Roman" w:hAnsi="Times New Roman" w:cs="Times New Roman"/>
          <w:color w:val="F8F8F2"/>
          <w:sz w:val="28"/>
          <w:szCs w:val="28"/>
          <w:lang w:val="uk-UA" w:eastAsia="ru-RU"/>
        </w:rPr>
        <w:t>ang</w:t>
      </w:r>
      <w:proofErr w:type="spellEnd"/>
      <w:r w:rsidRPr="00CE587F">
        <w:rPr>
          <w:rFonts w:ascii="Times New Roman" w:eastAsia="Times New Roman" w:hAnsi="Times New Roman" w:cs="Times New Roman"/>
          <w:color w:val="F8F8F2"/>
          <w:sz w:val="28"/>
          <w:szCs w:val="28"/>
          <w:lang w:val="uk-UA" w:eastAsia="ru-RU"/>
        </w:rPr>
        <w:t>);</w:t>
      </w:r>
    </w:p>
    <w:p w14:paraId="1A55803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5D240CC0"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velBobX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accBobX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4B0A14FD"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velBobY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accBobY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5CD415AF"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p>
    <w:p w14:paraId="4F50CA5E"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velBobX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6970524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velBobY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AE81FF"/>
          <w:sz w:val="28"/>
          <w:szCs w:val="28"/>
          <w:lang w:val="uk-UA" w:eastAsia="ru-RU"/>
        </w:rPr>
        <w:t>5</w:t>
      </w:r>
      <w:r w:rsidRPr="00CE587F">
        <w:rPr>
          <w:rFonts w:ascii="Times New Roman" w:eastAsia="Times New Roman" w:hAnsi="Times New Roman" w:cs="Times New Roman"/>
          <w:color w:val="F8F8F2"/>
          <w:sz w:val="28"/>
          <w:szCs w:val="28"/>
          <w:lang w:val="uk-UA" w:eastAsia="ru-RU"/>
        </w:rPr>
        <w:t>;</w:t>
      </w:r>
    </w:p>
    <w:p w14:paraId="1511A811"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velBobX</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damp</w:t>
      </w:r>
      <w:proofErr w:type="spellEnd"/>
      <w:r w:rsidRPr="00CE587F">
        <w:rPr>
          <w:rFonts w:ascii="Times New Roman" w:eastAsia="Times New Roman" w:hAnsi="Times New Roman" w:cs="Times New Roman"/>
          <w:color w:val="F8F8F2"/>
          <w:sz w:val="28"/>
          <w:szCs w:val="28"/>
          <w:lang w:val="uk-UA" w:eastAsia="ru-RU"/>
        </w:rPr>
        <w:t>;</w:t>
      </w:r>
    </w:p>
    <w:p w14:paraId="61695D14"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velBobY</w:t>
      </w:r>
      <w:proofErr w:type="spellEnd"/>
      <w:r w:rsidRPr="00CE587F">
        <w:rPr>
          <w:rFonts w:ascii="Times New Roman" w:eastAsia="Times New Roman" w:hAnsi="Times New Roman" w:cs="Times New Roman"/>
          <w:color w:val="F8F8F2"/>
          <w:sz w:val="28"/>
          <w:szCs w:val="28"/>
          <w:lang w:val="uk-UA" w:eastAsia="ru-RU"/>
        </w:rPr>
        <w:t> </w:t>
      </w:r>
      <w:r w:rsidRPr="00CE587F">
        <w:rPr>
          <w:rFonts w:ascii="Times New Roman" w:eastAsia="Times New Roman" w:hAnsi="Times New Roman" w:cs="Times New Roman"/>
          <w:color w:val="F92672"/>
          <w:sz w:val="28"/>
          <w:szCs w:val="28"/>
          <w:lang w:val="uk-UA" w:eastAsia="ru-RU"/>
        </w:rPr>
        <w:t>*=</w:t>
      </w: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F8F8F2"/>
          <w:sz w:val="28"/>
          <w:szCs w:val="28"/>
          <w:lang w:val="uk-UA" w:eastAsia="ru-RU"/>
        </w:rPr>
        <w:t>damp</w:t>
      </w:r>
      <w:proofErr w:type="spellEnd"/>
      <w:r w:rsidRPr="00CE587F">
        <w:rPr>
          <w:rFonts w:ascii="Times New Roman" w:eastAsia="Times New Roman" w:hAnsi="Times New Roman" w:cs="Times New Roman"/>
          <w:color w:val="F8F8F2"/>
          <w:sz w:val="28"/>
          <w:szCs w:val="28"/>
          <w:lang w:val="uk-UA" w:eastAsia="ru-RU"/>
        </w:rPr>
        <w:t>;</w:t>
      </w:r>
    </w:p>
    <w:p w14:paraId="2224BE5B"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roofErr w:type="spellStart"/>
      <w:r w:rsidRPr="00CE587F">
        <w:rPr>
          <w:rFonts w:ascii="Times New Roman" w:eastAsia="Times New Roman" w:hAnsi="Times New Roman" w:cs="Times New Roman"/>
          <w:color w:val="A6E22E"/>
          <w:sz w:val="28"/>
          <w:szCs w:val="28"/>
          <w:lang w:val="uk-UA" w:eastAsia="ru-RU"/>
        </w:rPr>
        <w:t>draw</w:t>
      </w:r>
      <w:proofErr w:type="spellEnd"/>
      <w:r w:rsidRPr="00CE587F">
        <w:rPr>
          <w:rFonts w:ascii="Times New Roman" w:eastAsia="Times New Roman" w:hAnsi="Times New Roman" w:cs="Times New Roman"/>
          <w:color w:val="F8F8F2"/>
          <w:sz w:val="28"/>
          <w:szCs w:val="28"/>
          <w:lang w:val="uk-UA" w:eastAsia="ru-RU"/>
        </w:rPr>
        <w:t>();</w:t>
      </w:r>
    </w:p>
    <w:p w14:paraId="76A766B9" w14:textId="77777777" w:rsidR="006017B4" w:rsidRPr="00CE587F" w:rsidRDefault="006017B4" w:rsidP="0075422E">
      <w:pPr>
        <w:shd w:val="clear" w:color="auto" w:fill="272822"/>
        <w:spacing w:after="0" w:line="360" w:lineRule="auto"/>
        <w:ind w:firstLine="709"/>
        <w:jc w:val="both"/>
        <w:rPr>
          <w:rFonts w:ascii="Times New Roman" w:eastAsia="Times New Roman" w:hAnsi="Times New Roman" w:cs="Times New Roman"/>
          <w:color w:val="F8F8F2"/>
          <w:sz w:val="28"/>
          <w:szCs w:val="28"/>
          <w:lang w:val="uk-UA" w:eastAsia="ru-RU"/>
        </w:rPr>
      </w:pPr>
      <w:r w:rsidRPr="00CE587F">
        <w:rPr>
          <w:rFonts w:ascii="Times New Roman" w:eastAsia="Times New Roman" w:hAnsi="Times New Roman" w:cs="Times New Roman"/>
          <w:color w:val="F8F8F2"/>
          <w:sz w:val="28"/>
          <w:szCs w:val="28"/>
          <w:lang w:val="uk-UA" w:eastAsia="ru-RU"/>
        </w:rPr>
        <w:t>    }</w:t>
      </w:r>
    </w:p>
    <w:p w14:paraId="7E7D36D3" w14:textId="4C90AB56" w:rsidR="00371CA2" w:rsidRPr="00CE587F" w:rsidRDefault="00371CA2"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6509D1D0" w14:textId="0B6A8D43" w:rsidR="00D0240A" w:rsidRPr="00CE587F"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 xml:space="preserve">Модель коливання такого маятника представлена на рис. </w:t>
      </w:r>
      <w:r w:rsidR="00571E14">
        <w:rPr>
          <w:rFonts w:ascii="Times New Roman" w:eastAsia="Times New Roman" w:hAnsi="Times New Roman" w:cs="Times New Roman"/>
          <w:color w:val="000000"/>
          <w:sz w:val="28"/>
          <w:szCs w:val="28"/>
          <w:lang w:val="uk-UA" w:eastAsia="ru-RU"/>
        </w:rPr>
        <w:t>7.</w:t>
      </w:r>
    </w:p>
    <w:p w14:paraId="0B0A2F58" w14:textId="5F07CFCE" w:rsidR="00D0240A" w:rsidRPr="00CE587F" w:rsidRDefault="00D0240A" w:rsidP="00D0240A">
      <w:pPr>
        <w:spacing w:after="0" w:line="360" w:lineRule="auto"/>
        <w:jc w:val="both"/>
        <w:rPr>
          <w:rFonts w:ascii="Times New Roman" w:eastAsia="Times New Roman" w:hAnsi="Times New Roman" w:cs="Times New Roman"/>
          <w:color w:val="000000"/>
          <w:sz w:val="28"/>
          <w:szCs w:val="28"/>
          <w:lang w:val="uk-UA" w:eastAsia="ru-RU"/>
        </w:rPr>
      </w:pPr>
      <w:r w:rsidRPr="00CE587F">
        <w:rPr>
          <w:noProof/>
          <w:lang w:val="uk-UA"/>
        </w:rPr>
        <w:lastRenderedPageBreak/>
        <w:drawing>
          <wp:inline distT="0" distB="0" distL="0" distR="0" wp14:anchorId="71E6EAAD" wp14:editId="5844F642">
            <wp:extent cx="2880360" cy="2304288"/>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BEBA8EAE-BF5A-486C-A8C5-ECC9F3942E4B}">
                          <a14:imgProps xmlns:a14="http://schemas.microsoft.com/office/drawing/2010/main">
                            <a14:imgLayer r:embed="rId38">
                              <a14:imgEffect>
                                <a14:sharpenSoften amount="42000"/>
                              </a14:imgEffect>
                            </a14:imgLayer>
                          </a14:imgProps>
                        </a:ext>
                      </a:extLst>
                    </a:blip>
                    <a:stretch>
                      <a:fillRect/>
                    </a:stretch>
                  </pic:blipFill>
                  <pic:spPr>
                    <a:xfrm>
                      <a:off x="0" y="0"/>
                      <a:ext cx="2892519" cy="2314015"/>
                    </a:xfrm>
                    <a:prstGeom prst="rect">
                      <a:avLst/>
                    </a:prstGeom>
                  </pic:spPr>
                </pic:pic>
              </a:graphicData>
            </a:graphic>
          </wp:inline>
        </w:drawing>
      </w:r>
      <w:r w:rsidRPr="00CE587F">
        <w:rPr>
          <w:rFonts w:ascii="Times New Roman" w:eastAsia="Times New Roman" w:hAnsi="Times New Roman" w:cs="Times New Roman"/>
          <w:color w:val="000000"/>
          <w:sz w:val="28"/>
          <w:szCs w:val="28"/>
          <w:lang w:val="uk-UA" w:eastAsia="ru-RU"/>
        </w:rPr>
        <w:t xml:space="preserve">   </w:t>
      </w:r>
      <w:r w:rsidRPr="00CE587F">
        <w:rPr>
          <w:noProof/>
          <w:lang w:val="uk-UA"/>
        </w:rPr>
        <w:drawing>
          <wp:inline distT="0" distB="0" distL="0" distR="0" wp14:anchorId="49BBF843" wp14:editId="552C1E94">
            <wp:extent cx="2855754" cy="2284602"/>
            <wp:effectExtent l="0" t="0" r="190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BEBA8EAE-BF5A-486C-A8C5-ECC9F3942E4B}">
                          <a14:imgProps xmlns:a14="http://schemas.microsoft.com/office/drawing/2010/main">
                            <a14:imgLayer r:embed="rId40">
                              <a14:imgEffect>
                                <a14:sharpenSoften amount="52000"/>
                              </a14:imgEffect>
                              <a14:imgEffect>
                                <a14:brightnessContrast bright="-1000" contrast="26000"/>
                              </a14:imgEffect>
                            </a14:imgLayer>
                          </a14:imgProps>
                        </a:ext>
                      </a:extLst>
                    </a:blip>
                    <a:stretch>
                      <a:fillRect/>
                    </a:stretch>
                  </pic:blipFill>
                  <pic:spPr>
                    <a:xfrm>
                      <a:off x="0" y="0"/>
                      <a:ext cx="2870834" cy="2296666"/>
                    </a:xfrm>
                    <a:prstGeom prst="rect">
                      <a:avLst/>
                    </a:prstGeom>
                  </pic:spPr>
                </pic:pic>
              </a:graphicData>
            </a:graphic>
          </wp:inline>
        </w:drawing>
      </w:r>
    </w:p>
    <w:p w14:paraId="0DFA2D4B" w14:textId="47B41EEA" w:rsidR="00D0240A" w:rsidRPr="00CE587F" w:rsidRDefault="00D0240A" w:rsidP="00571E14">
      <w:pPr>
        <w:spacing w:after="0" w:line="360" w:lineRule="auto"/>
        <w:jc w:val="center"/>
        <w:rPr>
          <w:rFonts w:ascii="Times New Roman" w:eastAsia="Times New Roman" w:hAnsi="Times New Roman" w:cs="Times New Roman"/>
          <w:color w:val="000000"/>
          <w:sz w:val="28"/>
          <w:szCs w:val="28"/>
          <w:lang w:val="uk-UA" w:eastAsia="ru-RU"/>
        </w:rPr>
      </w:pPr>
      <w:r w:rsidRPr="00571E14">
        <w:rPr>
          <w:rFonts w:ascii="Times New Roman" w:eastAsia="Times New Roman" w:hAnsi="Times New Roman" w:cs="Times New Roman"/>
          <w:b/>
          <w:bCs/>
          <w:color w:val="000000"/>
          <w:sz w:val="28"/>
          <w:szCs w:val="28"/>
          <w:lang w:val="uk-UA" w:eastAsia="ru-RU"/>
        </w:rPr>
        <w:t>Рис.</w:t>
      </w:r>
      <w:r w:rsidR="00571E14" w:rsidRPr="00571E14">
        <w:rPr>
          <w:rFonts w:ascii="Times New Roman" w:eastAsia="Times New Roman" w:hAnsi="Times New Roman" w:cs="Times New Roman"/>
          <w:b/>
          <w:bCs/>
          <w:color w:val="000000"/>
          <w:sz w:val="28"/>
          <w:szCs w:val="28"/>
          <w:lang w:val="uk-UA" w:eastAsia="ru-RU"/>
        </w:rPr>
        <w:t xml:space="preserve"> 7</w:t>
      </w:r>
      <w:r w:rsidR="00571E14">
        <w:rPr>
          <w:rFonts w:ascii="Times New Roman" w:eastAsia="Times New Roman" w:hAnsi="Times New Roman" w:cs="Times New Roman"/>
          <w:color w:val="000000"/>
          <w:sz w:val="28"/>
          <w:szCs w:val="28"/>
          <w:lang w:val="uk-UA" w:eastAsia="ru-RU"/>
        </w:rPr>
        <w:t>.</w:t>
      </w:r>
      <w:r w:rsidRPr="00CE587F">
        <w:rPr>
          <w:rFonts w:ascii="Times New Roman" w:eastAsia="Times New Roman" w:hAnsi="Times New Roman" w:cs="Times New Roman"/>
          <w:color w:val="000000"/>
          <w:sz w:val="28"/>
          <w:szCs w:val="28"/>
          <w:lang w:val="uk-UA" w:eastAsia="ru-RU"/>
        </w:rPr>
        <w:t xml:space="preserve"> Модель </w:t>
      </w:r>
      <w:r w:rsidR="004F5ED2" w:rsidRPr="00CE587F">
        <w:rPr>
          <w:rFonts w:ascii="Times New Roman" w:eastAsia="Times New Roman" w:hAnsi="Times New Roman" w:cs="Times New Roman"/>
          <w:color w:val="000000"/>
          <w:sz w:val="28"/>
          <w:szCs w:val="28"/>
          <w:lang w:val="uk-UA" w:eastAsia="ru-RU"/>
        </w:rPr>
        <w:t>пружинного</w:t>
      </w:r>
      <w:r w:rsidRPr="00CE587F">
        <w:rPr>
          <w:rFonts w:ascii="Times New Roman" w:eastAsia="Times New Roman" w:hAnsi="Times New Roman" w:cs="Times New Roman"/>
          <w:color w:val="000000"/>
          <w:sz w:val="28"/>
          <w:szCs w:val="28"/>
          <w:lang w:val="uk-UA" w:eastAsia="ru-RU"/>
        </w:rPr>
        <w:t xml:space="preserve"> маятника (анімація)</w:t>
      </w:r>
    </w:p>
    <w:p w14:paraId="0020E8EC" w14:textId="771C499D" w:rsidR="00D0240A" w:rsidRDefault="00D0240A" w:rsidP="0075422E">
      <w:pPr>
        <w:spacing w:after="0" w:line="360" w:lineRule="auto"/>
        <w:ind w:firstLine="709"/>
        <w:jc w:val="both"/>
        <w:rPr>
          <w:rFonts w:ascii="Times New Roman" w:eastAsia="Times New Roman" w:hAnsi="Times New Roman" w:cs="Times New Roman"/>
          <w:color w:val="000000"/>
          <w:sz w:val="28"/>
          <w:szCs w:val="28"/>
          <w:lang w:val="uk-UA" w:eastAsia="ru-RU"/>
        </w:rPr>
      </w:pPr>
    </w:p>
    <w:p w14:paraId="5B2C9AB8" w14:textId="7EF65D00" w:rsidR="000D091B" w:rsidRPr="00254EE9" w:rsidRDefault="00254EE9" w:rsidP="00254EE9">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При розробці та написанні програм слід зазначити їх переваги та недоліки</w:t>
      </w:r>
      <w:r w:rsidR="00D171BB">
        <w:rPr>
          <w:rFonts w:ascii="Times New Roman" w:eastAsia="Times New Roman" w:hAnsi="Times New Roman" w:cs="Times New Roman"/>
          <w:color w:val="000000"/>
          <w:sz w:val="28"/>
          <w:szCs w:val="28"/>
          <w:lang w:val="uk-UA" w:eastAsia="ru-RU"/>
        </w:rPr>
        <w:t xml:space="preserve"> цієї програми</w:t>
      </w:r>
      <w:r>
        <w:rPr>
          <w:rFonts w:ascii="Times New Roman" w:eastAsia="Times New Roman" w:hAnsi="Times New Roman" w:cs="Times New Roman"/>
          <w:color w:val="000000"/>
          <w:sz w:val="28"/>
          <w:szCs w:val="28"/>
          <w:lang w:val="uk-UA" w:eastAsia="ru-RU"/>
        </w:rPr>
        <w:t xml:space="preserve">. </w:t>
      </w:r>
    </w:p>
    <w:p w14:paraId="59386D98" w14:textId="4A2B31CC" w:rsidR="006017B4" w:rsidRPr="00CE587F" w:rsidRDefault="006017B4"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Ця програма дає можливість нам</w:t>
      </w:r>
      <w:r w:rsidR="000B2295" w:rsidRPr="00CE587F">
        <w:rPr>
          <w:rFonts w:ascii="Times New Roman" w:eastAsia="Times New Roman" w:hAnsi="Times New Roman" w:cs="Times New Roman"/>
          <w:color w:val="000000"/>
          <w:sz w:val="28"/>
          <w:szCs w:val="28"/>
          <w:lang w:val="uk-UA" w:eastAsia="ru-RU"/>
        </w:rPr>
        <w:t xml:space="preserve"> на основі </w:t>
      </w:r>
      <w:r w:rsidR="001F6B38">
        <w:rPr>
          <w:rFonts w:ascii="Times New Roman" w:eastAsia="Times New Roman" w:hAnsi="Times New Roman" w:cs="Times New Roman"/>
          <w:color w:val="000000"/>
          <w:sz w:val="28"/>
          <w:szCs w:val="28"/>
          <w:lang w:val="uk-UA" w:eastAsia="ru-RU"/>
        </w:rPr>
        <w:t>розглянутих</w:t>
      </w:r>
      <w:r w:rsidR="000B2295" w:rsidRPr="00CE587F">
        <w:rPr>
          <w:rFonts w:ascii="Times New Roman" w:eastAsia="Times New Roman" w:hAnsi="Times New Roman" w:cs="Times New Roman"/>
          <w:color w:val="000000"/>
          <w:sz w:val="28"/>
          <w:szCs w:val="28"/>
          <w:lang w:val="uk-UA" w:eastAsia="ru-RU"/>
        </w:rPr>
        <w:t xml:space="preserve"> моделей відтворити лабораторні умови</w:t>
      </w:r>
      <w:r w:rsidR="005D287D" w:rsidRPr="00CE587F">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розробивши допоміжні вікна</w:t>
      </w:r>
      <w:r w:rsidR="001F6B38">
        <w:rPr>
          <w:rFonts w:ascii="Times New Roman" w:eastAsia="Times New Roman" w:hAnsi="Times New Roman" w:cs="Times New Roman"/>
          <w:color w:val="000000"/>
          <w:sz w:val="28"/>
          <w:szCs w:val="28"/>
          <w:lang w:val="uk-UA" w:eastAsia="ru-RU"/>
        </w:rPr>
        <w:t>,</w:t>
      </w:r>
      <w:r w:rsidR="000B2295" w:rsidRPr="00CE587F">
        <w:rPr>
          <w:rFonts w:ascii="Times New Roman" w:eastAsia="Times New Roman" w:hAnsi="Times New Roman" w:cs="Times New Roman"/>
          <w:color w:val="000000"/>
          <w:sz w:val="28"/>
          <w:szCs w:val="28"/>
          <w:lang w:val="uk-UA" w:eastAsia="ru-RU"/>
        </w:rPr>
        <w:t xml:space="preserve"> в яких матимемо процес виконання лабораторних робіт. Також цю програму можна відкрити в будь якому браузері який встановлений на комп’ютер</w:t>
      </w:r>
      <w:r w:rsidR="009C446F" w:rsidRPr="00CE587F">
        <w:rPr>
          <w:rFonts w:ascii="Times New Roman" w:eastAsia="Times New Roman" w:hAnsi="Times New Roman" w:cs="Times New Roman"/>
          <w:color w:val="000000"/>
          <w:sz w:val="28"/>
          <w:szCs w:val="28"/>
          <w:lang w:val="uk-UA" w:eastAsia="ru-RU"/>
        </w:rPr>
        <w:t>і</w:t>
      </w:r>
      <w:r w:rsidR="000B2295" w:rsidRPr="00CE587F">
        <w:rPr>
          <w:rFonts w:ascii="Times New Roman" w:eastAsia="Times New Roman" w:hAnsi="Times New Roman" w:cs="Times New Roman"/>
          <w:color w:val="000000"/>
          <w:sz w:val="28"/>
          <w:szCs w:val="28"/>
          <w:lang w:val="uk-UA" w:eastAsia="ru-RU"/>
        </w:rPr>
        <w:t>.</w:t>
      </w:r>
    </w:p>
    <w:p w14:paraId="64D13782" w14:textId="58B2FD37" w:rsidR="000B2295" w:rsidRDefault="000B2295" w:rsidP="0075422E">
      <w:pPr>
        <w:spacing w:after="0" w:line="360" w:lineRule="auto"/>
        <w:ind w:firstLine="709"/>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А ось з мінусів</w:t>
      </w:r>
      <w:r w:rsidR="00375227" w:rsidRPr="00CE587F">
        <w:rPr>
          <w:rFonts w:ascii="Times New Roman" w:eastAsia="Times New Roman" w:hAnsi="Times New Roman" w:cs="Times New Roman"/>
          <w:color w:val="000000"/>
          <w:sz w:val="28"/>
          <w:szCs w:val="28"/>
          <w:lang w:val="uk-UA" w:eastAsia="ru-RU"/>
        </w:rPr>
        <w:t xml:space="preserve"> програма повільна, через її функціонал, який займає достатню частину пам’яті, що для такої програми є завелика. Хоча для вирішення цієї проблеми програма буде переписана із застосування методів ООП та </w:t>
      </w:r>
      <w:r w:rsidR="00060C9C">
        <w:rPr>
          <w:rFonts w:ascii="Times New Roman" w:eastAsia="Times New Roman" w:hAnsi="Times New Roman" w:cs="Times New Roman"/>
          <w:color w:val="000000"/>
          <w:sz w:val="28"/>
          <w:szCs w:val="28"/>
          <w:lang w:val="uk-UA" w:eastAsia="ru-RU"/>
        </w:rPr>
        <w:t xml:space="preserve">модульності </w:t>
      </w:r>
      <w:r w:rsidR="00375227" w:rsidRPr="00CE587F">
        <w:rPr>
          <w:rFonts w:ascii="Times New Roman" w:eastAsia="Times New Roman" w:hAnsi="Times New Roman" w:cs="Times New Roman"/>
          <w:color w:val="000000"/>
          <w:sz w:val="28"/>
          <w:szCs w:val="28"/>
          <w:lang w:val="uk-UA" w:eastAsia="ru-RU"/>
        </w:rPr>
        <w:t>для «</w:t>
      </w:r>
      <w:proofErr w:type="spellStart"/>
      <w:r w:rsidR="00375227" w:rsidRPr="00CE587F">
        <w:rPr>
          <w:rFonts w:ascii="Times New Roman" w:eastAsia="Times New Roman" w:hAnsi="Times New Roman" w:cs="Times New Roman"/>
          <w:color w:val="000000"/>
          <w:sz w:val="28"/>
          <w:szCs w:val="28"/>
          <w:lang w:val="uk-UA" w:eastAsia="ru-RU"/>
        </w:rPr>
        <w:t>JavaScript</w:t>
      </w:r>
      <w:proofErr w:type="spellEnd"/>
      <w:r w:rsidR="00375227" w:rsidRPr="00CE587F">
        <w:rPr>
          <w:rFonts w:ascii="Times New Roman" w:eastAsia="Times New Roman" w:hAnsi="Times New Roman" w:cs="Times New Roman"/>
          <w:color w:val="000000"/>
          <w:sz w:val="28"/>
          <w:szCs w:val="28"/>
          <w:lang w:val="uk-UA" w:eastAsia="ru-RU"/>
        </w:rPr>
        <w:t>»</w:t>
      </w:r>
    </w:p>
    <w:p w14:paraId="3784ABAC" w14:textId="77777777" w:rsidR="00060C9C" w:rsidRPr="0015192F" w:rsidRDefault="00060C9C" w:rsidP="00060C9C">
      <w:pPr>
        <w:spacing w:after="0" w:line="360" w:lineRule="auto"/>
        <w:jc w:val="both"/>
        <w:rPr>
          <w:rFonts w:ascii="Times New Roman" w:eastAsia="Times New Roman" w:hAnsi="Times New Roman" w:cs="Times New Roman"/>
          <w:b/>
          <w:bCs/>
          <w:color w:val="000000"/>
          <w:sz w:val="28"/>
          <w:szCs w:val="28"/>
          <w:highlight w:val="yellow"/>
          <w:lang w:val="uk-UA" w:eastAsia="ru-RU"/>
        </w:rPr>
      </w:pPr>
      <w:r w:rsidRPr="0015192F">
        <w:rPr>
          <w:rFonts w:ascii="Times New Roman" w:eastAsia="Times New Roman" w:hAnsi="Times New Roman" w:cs="Times New Roman"/>
          <w:b/>
          <w:bCs/>
          <w:color w:val="000000"/>
          <w:sz w:val="28"/>
          <w:szCs w:val="28"/>
          <w:highlight w:val="yellow"/>
          <w:lang w:val="uk-UA" w:eastAsia="ru-RU"/>
        </w:rPr>
        <w:t>Вдосконалення структури програми</w:t>
      </w:r>
    </w:p>
    <w:p w14:paraId="60B80CF7" w14:textId="47E92913" w:rsidR="00E10529" w:rsidRPr="0015192F" w:rsidRDefault="00060C9C" w:rsidP="00060C9C">
      <w:pPr>
        <w:spacing w:after="0" w:line="360" w:lineRule="auto"/>
        <w:jc w:val="both"/>
        <w:rPr>
          <w:rFonts w:ascii="Times New Roman" w:eastAsia="Times New Roman" w:hAnsi="Times New Roman" w:cs="Times New Roman"/>
          <w:color w:val="000000"/>
          <w:sz w:val="28"/>
          <w:szCs w:val="28"/>
          <w:highlight w:val="yellow"/>
          <w:lang w:val="uk-UA" w:eastAsia="ru-RU"/>
        </w:rPr>
      </w:pPr>
      <w:r w:rsidRPr="0015192F">
        <w:rPr>
          <w:rFonts w:ascii="Times New Roman" w:eastAsia="Times New Roman" w:hAnsi="Times New Roman" w:cs="Times New Roman"/>
          <w:color w:val="000000"/>
          <w:sz w:val="28"/>
          <w:szCs w:val="28"/>
          <w:highlight w:val="yellow"/>
          <w:lang w:val="uk-UA" w:eastAsia="ru-RU"/>
        </w:rPr>
        <w:tab/>
      </w:r>
      <w:r w:rsidR="0064548F" w:rsidRPr="0015192F">
        <w:rPr>
          <w:rFonts w:ascii="Times New Roman" w:eastAsia="Times New Roman" w:hAnsi="Times New Roman" w:cs="Times New Roman"/>
          <w:color w:val="000000"/>
          <w:sz w:val="28"/>
          <w:szCs w:val="28"/>
          <w:highlight w:val="yellow"/>
          <w:lang w:val="uk-UA" w:eastAsia="ru-RU"/>
        </w:rPr>
        <w:t>Першим кроком для структуризації програми це розділити код з одного файлу на декілька інших файлів</w:t>
      </w:r>
      <w:r w:rsidR="00E10529" w:rsidRPr="0015192F">
        <w:rPr>
          <w:rFonts w:ascii="Times New Roman" w:eastAsia="Times New Roman" w:hAnsi="Times New Roman" w:cs="Times New Roman"/>
          <w:color w:val="000000"/>
          <w:sz w:val="28"/>
          <w:szCs w:val="28"/>
          <w:highlight w:val="yellow"/>
          <w:lang w:val="uk-UA" w:eastAsia="ru-RU"/>
        </w:rPr>
        <w:t xml:space="preserve">, так як, один файл не може містити всю програму цілком. Це доволі не зручно для подальшої розробки. </w:t>
      </w:r>
      <w:r w:rsidR="006A1ADD" w:rsidRPr="0015192F">
        <w:rPr>
          <w:rFonts w:ascii="Times New Roman" w:eastAsia="Times New Roman" w:hAnsi="Times New Roman" w:cs="Times New Roman"/>
          <w:noProof/>
          <w:color w:val="000000"/>
          <w:sz w:val="28"/>
          <w:szCs w:val="28"/>
          <w:highlight w:val="yellow"/>
          <w:lang w:val="uk-UA" w:eastAsia="ru-RU"/>
        </w:rPr>
        <w:drawing>
          <wp:inline distT="0" distB="0" distL="0" distR="0" wp14:anchorId="56D999A7" wp14:editId="25751EB3">
            <wp:extent cx="5940425" cy="97028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5940425" cy="970280"/>
                    </a:xfrm>
                    <a:prstGeom prst="rect">
                      <a:avLst/>
                    </a:prstGeom>
                  </pic:spPr>
                </pic:pic>
              </a:graphicData>
            </a:graphic>
          </wp:inline>
        </w:drawing>
      </w:r>
    </w:p>
    <w:p w14:paraId="5B21FDC7" w14:textId="77777777" w:rsidR="00060C9C" w:rsidRPr="0015192F" w:rsidRDefault="00060C9C" w:rsidP="0075422E">
      <w:pPr>
        <w:spacing w:after="0" w:line="360" w:lineRule="auto"/>
        <w:ind w:firstLine="709"/>
        <w:jc w:val="both"/>
        <w:rPr>
          <w:rFonts w:ascii="Times New Roman" w:eastAsia="Times New Roman" w:hAnsi="Times New Roman" w:cs="Times New Roman"/>
          <w:b/>
          <w:bCs/>
          <w:color w:val="000000"/>
          <w:sz w:val="28"/>
          <w:szCs w:val="28"/>
          <w:highlight w:val="yellow"/>
          <w:lang w:val="uk-UA" w:eastAsia="ru-RU"/>
        </w:rPr>
      </w:pPr>
    </w:p>
    <w:p w14:paraId="5128DBCD" w14:textId="77777777" w:rsidR="00813BB4" w:rsidRPr="0015192F" w:rsidRDefault="00C77655" w:rsidP="0075422E">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15192F">
        <w:rPr>
          <w:rFonts w:ascii="Times New Roman" w:eastAsia="Times New Roman" w:hAnsi="Times New Roman" w:cs="Times New Roman"/>
          <w:color w:val="000000"/>
          <w:sz w:val="28"/>
          <w:szCs w:val="28"/>
          <w:highlight w:val="yellow"/>
          <w:lang w:val="uk-UA" w:eastAsia="ru-RU"/>
        </w:rPr>
        <w:lastRenderedPageBreak/>
        <w:t>Ми розбили файл на 3 файли та одну папку</w:t>
      </w:r>
      <w:r w:rsidR="00627963" w:rsidRPr="0015192F">
        <w:rPr>
          <w:rFonts w:ascii="Times New Roman" w:eastAsia="Times New Roman" w:hAnsi="Times New Roman" w:cs="Times New Roman"/>
          <w:color w:val="000000"/>
          <w:sz w:val="28"/>
          <w:szCs w:val="28"/>
          <w:highlight w:val="yellow"/>
          <w:lang w:val="uk-UA" w:eastAsia="ru-RU"/>
        </w:rPr>
        <w:t>,</w:t>
      </w:r>
      <w:r w:rsidRPr="0015192F">
        <w:rPr>
          <w:rFonts w:ascii="Times New Roman" w:eastAsia="Times New Roman" w:hAnsi="Times New Roman" w:cs="Times New Roman"/>
          <w:color w:val="000000"/>
          <w:sz w:val="28"/>
          <w:szCs w:val="28"/>
          <w:highlight w:val="yellow"/>
          <w:lang w:val="uk-UA" w:eastAsia="ru-RU"/>
        </w:rPr>
        <w:t xml:space="preserve"> яка містить маятники. У файлі “</w:t>
      </w:r>
      <w:r w:rsidRPr="0015192F">
        <w:rPr>
          <w:rFonts w:ascii="Times New Roman" w:eastAsia="Times New Roman" w:hAnsi="Times New Roman" w:cs="Times New Roman"/>
          <w:color w:val="000000"/>
          <w:sz w:val="28"/>
          <w:szCs w:val="28"/>
          <w:highlight w:val="yellow"/>
          <w:lang w:val="en-US" w:eastAsia="ru-RU"/>
        </w:rPr>
        <w:t>data</w:t>
      </w:r>
      <w:r w:rsidRPr="0015192F">
        <w:rPr>
          <w:rFonts w:ascii="Times New Roman" w:eastAsia="Times New Roman" w:hAnsi="Times New Roman" w:cs="Times New Roman"/>
          <w:color w:val="000000"/>
          <w:sz w:val="28"/>
          <w:szCs w:val="28"/>
          <w:highlight w:val="yellow"/>
          <w:lang w:val="uk-UA" w:eastAsia="ru-RU"/>
        </w:rPr>
        <w:t xml:space="preserve"> ” містяться всі необхідні дані програми з якими можна взаємодіяти. </w:t>
      </w:r>
      <w:r w:rsidR="00627963" w:rsidRPr="0015192F">
        <w:rPr>
          <w:rFonts w:ascii="Times New Roman" w:eastAsia="Times New Roman" w:hAnsi="Times New Roman" w:cs="Times New Roman"/>
          <w:color w:val="000000"/>
          <w:sz w:val="28"/>
          <w:szCs w:val="28"/>
          <w:highlight w:val="yellow"/>
          <w:lang w:val="uk-UA" w:eastAsia="ru-RU"/>
        </w:rPr>
        <w:t>У файлі “</w:t>
      </w:r>
      <w:r w:rsidR="00627963" w:rsidRPr="0015192F">
        <w:rPr>
          <w:rFonts w:ascii="Times New Roman" w:eastAsia="Times New Roman" w:hAnsi="Times New Roman" w:cs="Times New Roman"/>
          <w:color w:val="000000"/>
          <w:sz w:val="28"/>
          <w:szCs w:val="28"/>
          <w:highlight w:val="yellow"/>
          <w:lang w:val="en-US" w:eastAsia="ru-RU"/>
        </w:rPr>
        <w:t>general</w:t>
      </w:r>
      <w:r w:rsidR="00627963" w:rsidRPr="0015192F">
        <w:rPr>
          <w:rFonts w:ascii="Times New Roman" w:eastAsia="Times New Roman" w:hAnsi="Times New Roman" w:cs="Times New Roman"/>
          <w:color w:val="000000"/>
          <w:sz w:val="28"/>
          <w:szCs w:val="28"/>
          <w:highlight w:val="yellow"/>
          <w:lang w:val="uk-UA" w:eastAsia="ru-RU"/>
        </w:rPr>
        <w:t>” міститься функціонал програми, у якому не має ніякої фізики а ось щодо файлу “</w:t>
      </w:r>
      <w:r w:rsidR="00627963" w:rsidRPr="0015192F">
        <w:rPr>
          <w:rFonts w:ascii="Times New Roman" w:eastAsia="Times New Roman" w:hAnsi="Times New Roman" w:cs="Times New Roman"/>
          <w:color w:val="000000"/>
          <w:sz w:val="28"/>
          <w:szCs w:val="28"/>
          <w:highlight w:val="yellow"/>
          <w:lang w:val="en-US" w:eastAsia="ru-RU"/>
        </w:rPr>
        <w:t>main</w:t>
      </w:r>
      <w:r w:rsidR="00627963" w:rsidRPr="0015192F">
        <w:rPr>
          <w:rFonts w:ascii="Times New Roman" w:eastAsia="Times New Roman" w:hAnsi="Times New Roman" w:cs="Times New Roman"/>
          <w:color w:val="000000"/>
          <w:sz w:val="28"/>
          <w:szCs w:val="28"/>
          <w:highlight w:val="yellow"/>
          <w:lang w:val="uk-UA" w:eastAsia="ru-RU"/>
        </w:rPr>
        <w:t>” то він дозволяє поєднати “</w:t>
      </w:r>
      <w:r w:rsidR="00627963" w:rsidRPr="0015192F">
        <w:rPr>
          <w:rFonts w:ascii="Times New Roman" w:eastAsia="Times New Roman" w:hAnsi="Times New Roman" w:cs="Times New Roman"/>
          <w:color w:val="000000"/>
          <w:sz w:val="28"/>
          <w:szCs w:val="28"/>
          <w:highlight w:val="yellow"/>
          <w:lang w:val="en-US" w:eastAsia="ru-RU"/>
        </w:rPr>
        <w:t>general</w:t>
      </w:r>
      <w:r w:rsidR="00627963" w:rsidRPr="0015192F">
        <w:rPr>
          <w:rFonts w:ascii="Times New Roman" w:eastAsia="Times New Roman" w:hAnsi="Times New Roman" w:cs="Times New Roman"/>
          <w:color w:val="000000"/>
          <w:sz w:val="28"/>
          <w:szCs w:val="28"/>
          <w:highlight w:val="yellow"/>
          <w:lang w:val="uk-UA" w:eastAsia="ru-RU"/>
        </w:rPr>
        <w:t>” із  “</w:t>
      </w:r>
      <w:r w:rsidR="00627963" w:rsidRPr="0015192F">
        <w:rPr>
          <w:rFonts w:ascii="Times New Roman" w:eastAsia="Times New Roman" w:hAnsi="Times New Roman" w:cs="Times New Roman"/>
          <w:color w:val="000000"/>
          <w:sz w:val="28"/>
          <w:szCs w:val="28"/>
          <w:highlight w:val="yellow"/>
          <w:lang w:val="en-US" w:eastAsia="ru-RU"/>
        </w:rPr>
        <w:t>main</w:t>
      </w:r>
      <w:r w:rsidR="00627963" w:rsidRPr="0015192F">
        <w:rPr>
          <w:rFonts w:ascii="Times New Roman" w:eastAsia="Times New Roman" w:hAnsi="Times New Roman" w:cs="Times New Roman"/>
          <w:color w:val="000000"/>
          <w:sz w:val="28"/>
          <w:szCs w:val="28"/>
          <w:highlight w:val="yellow"/>
          <w:lang w:val="uk-UA" w:eastAsia="ru-RU"/>
        </w:rPr>
        <w:t xml:space="preserve">” і </w:t>
      </w:r>
      <w:r w:rsidR="00813BB4" w:rsidRPr="0015192F">
        <w:rPr>
          <w:rFonts w:ascii="Times New Roman" w:eastAsia="Times New Roman" w:hAnsi="Times New Roman" w:cs="Times New Roman"/>
          <w:color w:val="000000"/>
          <w:sz w:val="28"/>
          <w:szCs w:val="28"/>
          <w:highlight w:val="yellow"/>
          <w:lang w:val="uk-UA" w:eastAsia="ru-RU"/>
        </w:rPr>
        <w:t xml:space="preserve">саме він запускає всі файли. </w:t>
      </w:r>
    </w:p>
    <w:p w14:paraId="494B6785" w14:textId="5283E0C3" w:rsidR="00375227" w:rsidRPr="004F531B" w:rsidRDefault="00813BB4" w:rsidP="0075422E">
      <w:pPr>
        <w:spacing w:after="0" w:line="360" w:lineRule="auto"/>
        <w:ind w:firstLine="709"/>
        <w:jc w:val="both"/>
        <w:rPr>
          <w:rFonts w:ascii="Times New Roman" w:eastAsia="Times New Roman" w:hAnsi="Times New Roman" w:cs="Times New Roman"/>
          <w:color w:val="000000"/>
          <w:sz w:val="28"/>
          <w:szCs w:val="28"/>
          <w:lang w:eastAsia="ru-RU"/>
        </w:rPr>
      </w:pPr>
      <w:r w:rsidRPr="0015192F">
        <w:rPr>
          <w:rFonts w:ascii="Times New Roman" w:eastAsia="Times New Roman" w:hAnsi="Times New Roman" w:cs="Times New Roman"/>
          <w:color w:val="000000"/>
          <w:sz w:val="28"/>
          <w:szCs w:val="28"/>
          <w:highlight w:val="yellow"/>
          <w:lang w:val="uk-UA" w:eastAsia="ru-RU"/>
        </w:rPr>
        <w:t xml:space="preserve">Тепер розглянемо папку </w:t>
      </w:r>
      <w:r w:rsidRPr="0015192F">
        <w:rPr>
          <w:rFonts w:ascii="Times New Roman" w:eastAsia="Times New Roman" w:hAnsi="Times New Roman" w:cs="Times New Roman"/>
          <w:color w:val="000000"/>
          <w:sz w:val="28"/>
          <w:szCs w:val="28"/>
          <w:highlight w:val="yellow"/>
          <w:lang w:eastAsia="ru-RU"/>
        </w:rPr>
        <w:t>“</w:t>
      </w:r>
      <w:r w:rsidRPr="0015192F">
        <w:rPr>
          <w:rFonts w:ascii="Times New Roman" w:eastAsia="Times New Roman" w:hAnsi="Times New Roman" w:cs="Times New Roman"/>
          <w:color w:val="000000"/>
          <w:sz w:val="28"/>
          <w:szCs w:val="28"/>
          <w:highlight w:val="yellow"/>
          <w:lang w:val="en-US" w:eastAsia="ru-RU"/>
        </w:rPr>
        <w:t>pendulums</w:t>
      </w:r>
      <w:r w:rsidRPr="0015192F">
        <w:rPr>
          <w:rFonts w:ascii="Times New Roman" w:eastAsia="Times New Roman" w:hAnsi="Times New Roman" w:cs="Times New Roman"/>
          <w:color w:val="000000"/>
          <w:sz w:val="28"/>
          <w:szCs w:val="28"/>
          <w:highlight w:val="yellow"/>
          <w:lang w:eastAsia="ru-RU"/>
        </w:rPr>
        <w:t>”</w:t>
      </w:r>
      <w:r w:rsidRPr="0015192F">
        <w:rPr>
          <w:rFonts w:ascii="Times New Roman" w:eastAsia="Times New Roman" w:hAnsi="Times New Roman" w:cs="Times New Roman"/>
          <w:noProof/>
          <w:color w:val="000000"/>
          <w:sz w:val="28"/>
          <w:szCs w:val="28"/>
          <w:highlight w:val="yellow"/>
          <w:lang w:val="en-US" w:eastAsia="ru-RU"/>
        </w:rPr>
        <w:drawing>
          <wp:inline distT="0" distB="0" distL="0" distR="0" wp14:anchorId="3382D5DF" wp14:editId="7B2E6CF0">
            <wp:extent cx="5940425" cy="947420"/>
            <wp:effectExtent l="0" t="0" r="317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5940425" cy="947420"/>
                    </a:xfrm>
                    <a:prstGeom prst="rect">
                      <a:avLst/>
                    </a:prstGeom>
                  </pic:spPr>
                </pic:pic>
              </a:graphicData>
            </a:graphic>
          </wp:inline>
        </w:drawing>
      </w:r>
    </w:p>
    <w:p w14:paraId="6CCF255E" w14:textId="655A4648" w:rsidR="009211C1" w:rsidRPr="00943389" w:rsidRDefault="009211C1" w:rsidP="0075422E">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CE587F">
        <w:rPr>
          <w:rFonts w:ascii="Times New Roman" w:eastAsia="Times New Roman" w:hAnsi="Times New Roman" w:cs="Times New Roman"/>
          <w:color w:val="000000"/>
          <w:sz w:val="28"/>
          <w:szCs w:val="28"/>
          <w:lang w:val="uk-UA" w:eastAsia="ru-RU"/>
        </w:rPr>
        <w:br w:type="page"/>
      </w:r>
      <w:r w:rsidR="004F531B" w:rsidRPr="00943389">
        <w:rPr>
          <w:rFonts w:ascii="Times New Roman" w:eastAsia="Times New Roman" w:hAnsi="Times New Roman" w:cs="Times New Roman"/>
          <w:color w:val="000000"/>
          <w:sz w:val="28"/>
          <w:szCs w:val="28"/>
          <w:highlight w:val="yellow"/>
          <w:lang w:val="uk-UA" w:eastAsia="ru-RU"/>
        </w:rPr>
        <w:lastRenderedPageBreak/>
        <w:t xml:space="preserve">В </w:t>
      </w:r>
      <w:r w:rsidR="0015192F" w:rsidRPr="00943389">
        <w:rPr>
          <w:rFonts w:ascii="Times New Roman" w:eastAsia="Times New Roman" w:hAnsi="Times New Roman" w:cs="Times New Roman"/>
          <w:color w:val="000000"/>
          <w:sz w:val="28"/>
          <w:szCs w:val="28"/>
          <w:highlight w:val="yellow"/>
          <w:lang w:val="uk-UA" w:eastAsia="ru-RU"/>
        </w:rPr>
        <w:t xml:space="preserve">кожному файлі знаходяться </w:t>
      </w:r>
      <w:r w:rsidR="004F531B" w:rsidRPr="00943389">
        <w:rPr>
          <w:rFonts w:ascii="Times New Roman" w:eastAsia="Times New Roman" w:hAnsi="Times New Roman" w:cs="Times New Roman"/>
          <w:color w:val="000000"/>
          <w:sz w:val="28"/>
          <w:szCs w:val="28"/>
          <w:highlight w:val="yellow"/>
          <w:lang w:val="uk-UA" w:eastAsia="ru-RU"/>
        </w:rPr>
        <w:t xml:space="preserve"> усі три маятник</w:t>
      </w:r>
      <w:r w:rsidR="0015192F" w:rsidRPr="00943389">
        <w:rPr>
          <w:rFonts w:ascii="Times New Roman" w:eastAsia="Times New Roman" w:hAnsi="Times New Roman" w:cs="Times New Roman"/>
          <w:color w:val="000000"/>
          <w:sz w:val="28"/>
          <w:szCs w:val="28"/>
          <w:highlight w:val="yellow"/>
          <w:lang w:val="uk-UA" w:eastAsia="ru-RU"/>
        </w:rPr>
        <w:t>и</w:t>
      </w:r>
      <w:r w:rsidR="004F531B" w:rsidRPr="00943389">
        <w:rPr>
          <w:rFonts w:ascii="Times New Roman" w:eastAsia="Times New Roman" w:hAnsi="Times New Roman" w:cs="Times New Roman"/>
          <w:color w:val="000000"/>
          <w:sz w:val="28"/>
          <w:szCs w:val="28"/>
          <w:highlight w:val="yellow"/>
          <w:lang w:val="uk-UA" w:eastAsia="ru-RU"/>
        </w:rPr>
        <w:t xml:space="preserve">, файл який їх </w:t>
      </w:r>
      <w:proofErr w:type="spellStart"/>
      <w:r w:rsidR="0015192F" w:rsidRPr="00943389">
        <w:rPr>
          <w:rFonts w:ascii="Times New Roman" w:eastAsia="Times New Roman" w:hAnsi="Times New Roman" w:cs="Times New Roman"/>
          <w:color w:val="000000"/>
          <w:sz w:val="28"/>
          <w:szCs w:val="28"/>
          <w:highlight w:val="yellow"/>
          <w:lang w:val="uk-UA" w:eastAsia="ru-RU"/>
        </w:rPr>
        <w:t>об’єднює</w:t>
      </w:r>
      <w:proofErr w:type="spellEnd"/>
      <w:r w:rsidR="004F531B" w:rsidRPr="00943389">
        <w:rPr>
          <w:rFonts w:ascii="Times New Roman" w:eastAsia="Times New Roman" w:hAnsi="Times New Roman" w:cs="Times New Roman"/>
          <w:color w:val="000000"/>
          <w:sz w:val="28"/>
          <w:szCs w:val="28"/>
          <w:highlight w:val="yellow"/>
          <w:lang w:val="uk-UA" w:eastAsia="ru-RU"/>
        </w:rPr>
        <w:t xml:space="preserve"> і пака з компонентами до маятник</w:t>
      </w:r>
      <w:r w:rsidR="0015192F" w:rsidRPr="00943389">
        <w:rPr>
          <w:rFonts w:ascii="Times New Roman" w:eastAsia="Times New Roman" w:hAnsi="Times New Roman" w:cs="Times New Roman"/>
          <w:color w:val="000000"/>
          <w:sz w:val="28"/>
          <w:szCs w:val="28"/>
          <w:highlight w:val="yellow"/>
          <w:lang w:val="uk-UA" w:eastAsia="ru-RU"/>
        </w:rPr>
        <w:t>ів</w:t>
      </w:r>
    </w:p>
    <w:p w14:paraId="3B62FFD7" w14:textId="61FA72B6" w:rsidR="0015192F" w:rsidRPr="00943389" w:rsidRDefault="0015192F" w:rsidP="0075422E">
      <w:pPr>
        <w:spacing w:after="0" w:line="360" w:lineRule="auto"/>
        <w:ind w:firstLine="709"/>
        <w:jc w:val="both"/>
        <w:rPr>
          <w:rFonts w:ascii="Times New Roman" w:eastAsia="Times New Roman" w:hAnsi="Times New Roman" w:cs="Times New Roman"/>
          <w:color w:val="000000"/>
          <w:sz w:val="28"/>
          <w:szCs w:val="28"/>
          <w:highlight w:val="yellow"/>
          <w:lang w:val="uk-UA" w:eastAsia="ru-RU"/>
        </w:rPr>
      </w:pPr>
      <w:r w:rsidRPr="00943389">
        <w:rPr>
          <w:rFonts w:ascii="Times New Roman" w:eastAsia="Times New Roman" w:hAnsi="Times New Roman" w:cs="Times New Roman"/>
          <w:color w:val="000000"/>
          <w:sz w:val="28"/>
          <w:szCs w:val="28"/>
          <w:highlight w:val="yellow"/>
          <w:lang w:val="uk-UA" w:eastAsia="ru-RU"/>
        </w:rPr>
        <w:t>В папці компоненти м</w:t>
      </w:r>
      <w:r w:rsidR="005034F1" w:rsidRPr="00943389">
        <w:rPr>
          <w:rFonts w:ascii="Times New Roman" w:eastAsia="Times New Roman" w:hAnsi="Times New Roman" w:cs="Times New Roman"/>
          <w:color w:val="000000"/>
          <w:sz w:val="28"/>
          <w:szCs w:val="28"/>
          <w:highlight w:val="yellow"/>
          <w:lang w:val="uk-UA" w:eastAsia="ru-RU"/>
        </w:rPr>
        <w:t>и</w:t>
      </w:r>
      <w:r w:rsidRPr="00943389">
        <w:rPr>
          <w:rFonts w:ascii="Times New Roman" w:eastAsia="Times New Roman" w:hAnsi="Times New Roman" w:cs="Times New Roman"/>
          <w:color w:val="000000"/>
          <w:sz w:val="28"/>
          <w:szCs w:val="28"/>
          <w:highlight w:val="yellow"/>
          <w:lang w:val="uk-UA" w:eastAsia="ru-RU"/>
        </w:rPr>
        <w:t xml:space="preserve"> використали </w:t>
      </w:r>
      <w:r w:rsidR="005034F1" w:rsidRPr="00943389">
        <w:rPr>
          <w:rFonts w:ascii="Times New Roman" w:eastAsia="Times New Roman" w:hAnsi="Times New Roman" w:cs="Times New Roman"/>
          <w:color w:val="000000"/>
          <w:sz w:val="28"/>
          <w:szCs w:val="28"/>
          <w:highlight w:val="yellow"/>
          <w:lang w:val="uk-UA" w:eastAsia="ru-RU"/>
        </w:rPr>
        <w:t>об’єктно-орієнтова</w:t>
      </w:r>
      <w:r w:rsidR="00CB2B8A" w:rsidRPr="00943389">
        <w:rPr>
          <w:rFonts w:ascii="Times New Roman" w:eastAsia="Times New Roman" w:hAnsi="Times New Roman" w:cs="Times New Roman"/>
          <w:color w:val="000000"/>
          <w:sz w:val="28"/>
          <w:szCs w:val="28"/>
          <w:highlight w:val="yellow"/>
          <w:lang w:val="uk-UA" w:eastAsia="ru-RU"/>
        </w:rPr>
        <w:t xml:space="preserve">не </w:t>
      </w:r>
      <w:r w:rsidR="005034F1" w:rsidRPr="00943389">
        <w:rPr>
          <w:rFonts w:ascii="Times New Roman" w:eastAsia="Times New Roman" w:hAnsi="Times New Roman" w:cs="Times New Roman"/>
          <w:color w:val="000000"/>
          <w:sz w:val="28"/>
          <w:szCs w:val="28"/>
          <w:highlight w:val="yellow"/>
          <w:lang w:val="uk-UA" w:eastAsia="ru-RU"/>
        </w:rPr>
        <w:t>програмування, щоб розділити маятник на</w:t>
      </w:r>
      <w:r w:rsidR="00B75D8E" w:rsidRPr="00943389">
        <w:rPr>
          <w:rFonts w:ascii="Times New Roman" w:eastAsia="Times New Roman" w:hAnsi="Times New Roman" w:cs="Times New Roman"/>
          <w:color w:val="000000"/>
          <w:sz w:val="28"/>
          <w:szCs w:val="28"/>
          <w:highlight w:val="yellow"/>
          <w:lang w:val="uk-UA" w:eastAsia="ru-RU"/>
        </w:rPr>
        <w:t xml:space="preserve"> окремі</w:t>
      </w:r>
      <w:r w:rsidR="00B75D8E" w:rsidRPr="00943389">
        <w:rPr>
          <w:rFonts w:ascii="Times New Roman" w:eastAsia="Times New Roman" w:hAnsi="Times New Roman" w:cs="Times New Roman"/>
          <w:color w:val="000000"/>
          <w:sz w:val="28"/>
          <w:szCs w:val="28"/>
          <w:highlight w:val="yellow"/>
          <w:lang w:eastAsia="ru-RU"/>
        </w:rPr>
        <w:t xml:space="preserve"> </w:t>
      </w:r>
      <w:r w:rsidR="005034F1" w:rsidRPr="00943389">
        <w:rPr>
          <w:rFonts w:ascii="Times New Roman" w:eastAsia="Times New Roman" w:hAnsi="Times New Roman" w:cs="Times New Roman"/>
          <w:color w:val="000000"/>
          <w:sz w:val="28"/>
          <w:szCs w:val="28"/>
          <w:highlight w:val="yellow"/>
          <w:lang w:val="uk-UA" w:eastAsia="ru-RU"/>
        </w:rPr>
        <w:t>об’єкти</w:t>
      </w:r>
    </w:p>
    <w:p w14:paraId="6D457A1E" w14:textId="4EAA8F05" w:rsidR="005034F1" w:rsidRPr="00943389" w:rsidRDefault="00B75D8E" w:rsidP="0075422E">
      <w:pPr>
        <w:spacing w:after="0" w:line="360" w:lineRule="auto"/>
        <w:ind w:firstLine="709"/>
        <w:jc w:val="both"/>
        <w:rPr>
          <w:rFonts w:ascii="Times New Roman" w:eastAsia="Times New Roman" w:hAnsi="Times New Roman" w:cs="Times New Roman"/>
          <w:color w:val="000000"/>
          <w:sz w:val="28"/>
          <w:szCs w:val="28"/>
          <w:highlight w:val="yellow"/>
          <w:lang w:val="en-US" w:eastAsia="ru-RU"/>
        </w:rPr>
      </w:pPr>
      <w:r w:rsidRPr="00943389">
        <w:rPr>
          <w:highlight w:val="yellow"/>
        </w:rPr>
        <w:object w:dxaOrig="10728" w:dyaOrig="1776" w14:anchorId="6DD48C9A">
          <v:shape id="_x0000_i1029" type="#_x0000_t75" style="width:468pt;height:77.4pt" o:ole="">
            <v:imagedata r:id="rId43" o:title=""/>
          </v:shape>
          <o:OLEObject Type="Embed" ProgID="Paint.Picture" ShapeID="_x0000_i1029" DrawAspect="Content" ObjectID="_1714913792" r:id="rId44"/>
        </w:object>
      </w:r>
    </w:p>
    <w:p w14:paraId="532D4781" w14:textId="449F3257" w:rsidR="00B75D8E" w:rsidRPr="00943389" w:rsidDel="002E43B5" w:rsidRDefault="00CB2B8A" w:rsidP="00B75D8E">
      <w:pPr>
        <w:spacing w:after="0" w:line="360" w:lineRule="auto"/>
        <w:rPr>
          <w:del w:id="6" w:author="Касіянчук_Іванна" w:date="2022-05-24T16:10:00Z"/>
          <w:rFonts w:ascii="Times New Roman" w:eastAsia="Times New Roman" w:hAnsi="Times New Roman" w:cs="Times New Roman"/>
          <w:color w:val="000000"/>
          <w:sz w:val="28"/>
          <w:szCs w:val="28"/>
          <w:highlight w:val="yellow"/>
          <w:lang w:val="uk-UA" w:eastAsia="ru-RU"/>
        </w:rPr>
      </w:pPr>
      <w:r w:rsidRPr="00943389">
        <w:rPr>
          <w:rFonts w:ascii="Times New Roman" w:eastAsia="Times New Roman" w:hAnsi="Times New Roman" w:cs="Times New Roman"/>
          <w:color w:val="000000"/>
          <w:sz w:val="28"/>
          <w:szCs w:val="28"/>
          <w:highlight w:val="yellow"/>
          <w:lang w:val="uk-UA" w:eastAsia="ru-RU"/>
        </w:rPr>
        <w:t xml:space="preserve">Таким чином вся програма стала набагато зручнішою для написання та </w:t>
      </w:r>
      <w:proofErr w:type="spellStart"/>
      <w:r w:rsidRPr="00943389">
        <w:rPr>
          <w:rFonts w:ascii="Times New Roman" w:eastAsia="Times New Roman" w:hAnsi="Times New Roman" w:cs="Times New Roman"/>
          <w:color w:val="000000"/>
          <w:sz w:val="28"/>
          <w:szCs w:val="28"/>
          <w:highlight w:val="yellow"/>
          <w:lang w:val="uk-UA" w:eastAsia="ru-RU"/>
        </w:rPr>
        <w:t>структуризованою</w:t>
      </w:r>
      <w:proofErr w:type="spellEnd"/>
      <w:r w:rsidRPr="00943389">
        <w:rPr>
          <w:rFonts w:ascii="Times New Roman" w:eastAsia="Times New Roman" w:hAnsi="Times New Roman" w:cs="Times New Roman"/>
          <w:color w:val="000000"/>
          <w:sz w:val="28"/>
          <w:szCs w:val="28"/>
          <w:highlight w:val="yellow"/>
          <w:lang w:val="uk-UA" w:eastAsia="ru-RU"/>
        </w:rPr>
        <w:t>.</w:t>
      </w:r>
    </w:p>
    <w:p w14:paraId="2A5B1CE2" w14:textId="62770673" w:rsidR="00CB2B8A" w:rsidDel="00FE4A69" w:rsidRDefault="00943389" w:rsidP="00B75D8E">
      <w:pPr>
        <w:spacing w:after="0" w:line="360" w:lineRule="auto"/>
        <w:rPr>
          <w:del w:id="7" w:author="Касіянчук_Іванна" w:date="2022-05-24T16:02:00Z"/>
          <w:rFonts w:ascii="Times New Roman" w:eastAsia="Times New Roman" w:hAnsi="Times New Roman" w:cs="Times New Roman"/>
          <w:b/>
          <w:bCs/>
          <w:color w:val="000000"/>
          <w:sz w:val="28"/>
          <w:szCs w:val="28"/>
          <w:lang w:val="uk-UA" w:eastAsia="ru-RU"/>
        </w:rPr>
      </w:pPr>
      <w:del w:id="8" w:author="Касіянчук_Іванна" w:date="2022-05-24T16:02:00Z">
        <w:r w:rsidRPr="00943389" w:rsidDel="00FE4A69">
          <w:rPr>
            <w:rFonts w:ascii="Times New Roman" w:eastAsia="Times New Roman" w:hAnsi="Times New Roman" w:cs="Times New Roman"/>
            <w:b/>
            <w:bCs/>
            <w:color w:val="000000"/>
            <w:sz w:val="28"/>
            <w:szCs w:val="28"/>
            <w:highlight w:val="yellow"/>
            <w:lang w:val="uk-UA" w:eastAsia="ru-RU"/>
          </w:rPr>
          <w:delText xml:space="preserve">Розробка умов для виконнання лабораторної роботи </w:delText>
        </w:r>
        <w:r w:rsidRPr="00F85DE1" w:rsidDel="00FE4A69">
          <w:rPr>
            <w:rFonts w:ascii="Times New Roman" w:eastAsia="Times New Roman" w:hAnsi="Times New Roman" w:cs="Times New Roman"/>
            <w:b/>
            <w:bCs/>
            <w:color w:val="000000"/>
            <w:sz w:val="28"/>
            <w:szCs w:val="28"/>
            <w:highlight w:val="yellow"/>
            <w:lang w:val="uk-UA" w:eastAsia="ru-RU"/>
          </w:rPr>
          <w:delText>“</w:delText>
        </w:r>
        <w:r w:rsidR="0051792F" w:rsidDel="00FE4A69">
          <w:rPr>
            <w:rFonts w:ascii="Times New Roman" w:eastAsia="Times New Roman" w:hAnsi="Times New Roman" w:cs="Times New Roman"/>
            <w:b/>
            <w:bCs/>
            <w:color w:val="000000"/>
            <w:sz w:val="28"/>
            <w:szCs w:val="28"/>
            <w:highlight w:val="yellow"/>
            <w:lang w:val="uk-UA" w:eastAsia="ru-RU"/>
          </w:rPr>
          <w:delText>Обчислення</w:delText>
        </w:r>
        <w:r w:rsidR="00F85DE1" w:rsidDel="00FE4A69">
          <w:rPr>
            <w:rFonts w:ascii="Times New Roman" w:eastAsia="Times New Roman" w:hAnsi="Times New Roman" w:cs="Times New Roman"/>
            <w:b/>
            <w:bCs/>
            <w:color w:val="000000"/>
            <w:sz w:val="28"/>
            <w:szCs w:val="28"/>
            <w:highlight w:val="yellow"/>
            <w:lang w:val="uk-UA" w:eastAsia="ru-RU"/>
          </w:rPr>
          <w:delText xml:space="preserve"> значення прискорення вільного за допомогою матиматичного маятника </w:delText>
        </w:r>
        <w:r w:rsidRPr="00F85DE1" w:rsidDel="00FE4A69">
          <w:rPr>
            <w:rFonts w:ascii="Times New Roman" w:eastAsia="Times New Roman" w:hAnsi="Times New Roman" w:cs="Times New Roman"/>
            <w:b/>
            <w:bCs/>
            <w:color w:val="000000"/>
            <w:sz w:val="28"/>
            <w:szCs w:val="28"/>
            <w:highlight w:val="yellow"/>
            <w:lang w:val="uk-UA" w:eastAsia="ru-RU"/>
          </w:rPr>
          <w:delText>”</w:delText>
        </w:r>
      </w:del>
    </w:p>
    <w:p w14:paraId="7CB1BC05" w14:textId="2B4A5A6B" w:rsidR="00236487" w:rsidDel="00FE4A69" w:rsidRDefault="0051792F" w:rsidP="00B75D8E">
      <w:pPr>
        <w:spacing w:after="0" w:line="360" w:lineRule="auto"/>
        <w:rPr>
          <w:del w:id="9" w:author="Касіянчук_Іванна" w:date="2022-05-24T16:02:00Z"/>
          <w:rFonts w:ascii="Times New Roman" w:eastAsia="Times New Roman" w:hAnsi="Times New Roman" w:cs="Times New Roman"/>
          <w:color w:val="000000"/>
          <w:sz w:val="28"/>
          <w:szCs w:val="28"/>
          <w:lang w:val="uk-UA" w:eastAsia="ru-RU"/>
        </w:rPr>
      </w:pPr>
      <w:del w:id="10" w:author="Касіянчук_Іванна" w:date="2022-05-24T16:02:00Z">
        <w:r w:rsidDel="00FE4A69">
          <w:rPr>
            <w:rFonts w:ascii="Times New Roman" w:eastAsia="Times New Roman" w:hAnsi="Times New Roman" w:cs="Times New Roman"/>
            <w:color w:val="000000"/>
            <w:sz w:val="28"/>
            <w:szCs w:val="28"/>
            <w:lang w:val="uk-UA" w:eastAsia="ru-RU"/>
          </w:rPr>
          <w:tab/>
          <w:delText>На основі моделі простого матиматичного маятника ми можемо вирахувати прискорення вільного падіння для цього знаючи формулу періоду коливання матиматичного маятника знайдемо чому дорівнює прискорення вільного падіння</w:delText>
        </w:r>
      </w:del>
    </w:p>
    <w:p w14:paraId="6DA13A21" w14:textId="0D67F84D" w:rsidR="00236487" w:rsidRPr="003C789B" w:rsidDel="00FE4A69" w:rsidRDefault="00236487" w:rsidP="00236487">
      <w:pPr>
        <w:spacing w:after="0" w:line="360" w:lineRule="auto"/>
        <w:jc w:val="center"/>
        <w:rPr>
          <w:del w:id="11" w:author="Касіянчук_Іванна" w:date="2022-05-24T16:02:00Z"/>
          <w:rFonts w:ascii="Times New Roman" w:hAnsi="Times New Roman" w:cs="Times New Roman"/>
          <w:sz w:val="32"/>
          <w:szCs w:val="32"/>
          <w:lang w:val="uk-UA"/>
        </w:rPr>
      </w:pPr>
      <m:oMath>
        <m:r>
          <w:del w:id="12" w:author="Касіянчук_Іванна" w:date="2022-05-24T16:02:00Z">
            <w:rPr>
              <w:rFonts w:ascii="Cambria Math" w:hAnsi="Cambria Math" w:cs="Times New Roman"/>
              <w:sz w:val="32"/>
              <w:szCs w:val="32"/>
              <w:lang w:val="uk-UA"/>
            </w:rPr>
            <m:t>T=2π</m:t>
          </w:del>
        </m:r>
        <m:rad>
          <m:radPr>
            <m:degHide m:val="1"/>
            <m:ctrlPr>
              <w:del w:id="13" w:author="Касіянчук_Іванна" w:date="2022-05-24T16:02:00Z">
                <w:rPr>
                  <w:rFonts w:ascii="Cambria Math" w:hAnsi="Cambria Math" w:cs="Times New Roman"/>
                  <w:i/>
                  <w:sz w:val="32"/>
                  <w:szCs w:val="32"/>
                  <w:lang w:val="uk-UA"/>
                </w:rPr>
              </w:del>
            </m:ctrlPr>
          </m:radPr>
          <m:deg/>
          <m:e>
            <m:f>
              <m:fPr>
                <m:ctrlPr>
                  <w:del w:id="14" w:author="Касіянчук_Іванна" w:date="2022-05-24T16:02:00Z">
                    <w:rPr>
                      <w:rFonts w:ascii="Cambria Math" w:hAnsi="Cambria Math" w:cs="Times New Roman"/>
                      <w:i/>
                      <w:sz w:val="32"/>
                      <w:szCs w:val="32"/>
                      <w:lang w:val="uk-UA"/>
                    </w:rPr>
                  </w:del>
                </m:ctrlPr>
              </m:fPr>
              <m:num>
                <m:r>
                  <w:del w:id="15" w:author="Касіянчук_Іванна" w:date="2022-05-24T16:02:00Z">
                    <w:rPr>
                      <w:rFonts w:ascii="Cambria Math" w:hAnsi="Cambria Math" w:cs="Times New Roman"/>
                      <w:sz w:val="32"/>
                      <w:szCs w:val="32"/>
                      <w:lang w:val="uk-UA"/>
                    </w:rPr>
                    <m:t>l</m:t>
                  </w:del>
                </m:r>
              </m:num>
              <m:den>
                <m:r>
                  <w:del w:id="16" w:author="Касіянчук_Іванна" w:date="2022-05-24T16:02:00Z">
                    <w:rPr>
                      <w:rFonts w:ascii="Cambria Math" w:hAnsi="Cambria Math" w:cs="Times New Roman"/>
                      <w:sz w:val="32"/>
                      <w:szCs w:val="32"/>
                      <w:lang w:val="uk-UA"/>
                    </w:rPr>
                    <m:t>g</m:t>
                  </w:del>
                </m:r>
              </m:den>
            </m:f>
          </m:e>
        </m:rad>
      </m:oMath>
      <w:del w:id="17" w:author="Касіянчук_Іванна" w:date="2022-05-24T16:02:00Z">
        <w:r w:rsidRPr="003C789B" w:rsidDel="00FE4A69">
          <w:rPr>
            <w:rFonts w:ascii="Times New Roman" w:eastAsiaTheme="minorEastAsia" w:hAnsi="Times New Roman" w:cs="Times New Roman"/>
            <w:sz w:val="32"/>
            <w:szCs w:val="32"/>
            <w:lang w:val="uk-UA"/>
          </w:rPr>
          <w:delText>.</w:delText>
        </w:r>
        <w:r w:rsidR="00FA23C5" w:rsidDel="00FE4A69">
          <w:rPr>
            <w:rFonts w:ascii="Times New Roman" w:eastAsiaTheme="minorEastAsia" w:hAnsi="Times New Roman" w:cs="Times New Roman"/>
            <w:sz w:val="32"/>
            <w:szCs w:val="32"/>
            <w:lang w:val="uk-UA"/>
          </w:rPr>
          <w:delText xml:space="preserve">  (1)</w:delText>
        </w:r>
      </w:del>
    </w:p>
    <w:p w14:paraId="3AFF425A" w14:textId="4768FECA" w:rsidR="00236487" w:rsidDel="00FE4A69" w:rsidRDefault="00236487" w:rsidP="00B75D8E">
      <w:pPr>
        <w:spacing w:after="0" w:line="360" w:lineRule="auto"/>
        <w:rPr>
          <w:del w:id="18" w:author="Касіянчук_Іванна" w:date="2022-05-24T16:02:00Z"/>
          <w:rFonts w:ascii="Times New Roman" w:eastAsia="Times New Roman" w:hAnsi="Times New Roman" w:cs="Times New Roman"/>
          <w:color w:val="000000"/>
          <w:sz w:val="28"/>
          <w:szCs w:val="28"/>
          <w:lang w:val="uk-UA" w:eastAsia="ru-RU"/>
        </w:rPr>
      </w:pPr>
      <w:del w:id="19" w:author="Касіянчук_Іванна" w:date="2022-05-24T16:02:00Z">
        <w:r w:rsidDel="00FE4A69">
          <w:rPr>
            <w:rFonts w:ascii="Times New Roman" w:eastAsia="Times New Roman" w:hAnsi="Times New Roman" w:cs="Times New Roman"/>
            <w:color w:val="000000"/>
            <w:sz w:val="28"/>
            <w:szCs w:val="28"/>
            <w:lang w:val="uk-UA" w:eastAsia="ru-RU"/>
          </w:rPr>
          <w:delText xml:space="preserve">Звідси </w:delText>
        </w:r>
        <w:r w:rsidDel="00FE4A69">
          <w:rPr>
            <w:rFonts w:ascii="Times New Roman" w:eastAsia="Times New Roman" w:hAnsi="Times New Roman" w:cs="Times New Roman"/>
            <w:color w:val="000000"/>
            <w:sz w:val="28"/>
            <w:szCs w:val="28"/>
            <w:lang w:val="en-US" w:eastAsia="ru-RU"/>
          </w:rPr>
          <w:delText>g</w:delText>
        </w:r>
        <w:r w:rsidRPr="00FA23C5" w:rsidDel="00FE4A69">
          <w:rPr>
            <w:rFonts w:ascii="Times New Roman" w:eastAsia="Times New Roman" w:hAnsi="Times New Roman" w:cs="Times New Roman"/>
            <w:color w:val="000000"/>
            <w:sz w:val="28"/>
            <w:szCs w:val="28"/>
            <w:lang w:val="uk-UA" w:eastAsia="ru-RU"/>
          </w:rPr>
          <w:delText xml:space="preserve"> </w:delText>
        </w:r>
        <w:r w:rsidR="00FA23C5" w:rsidDel="00FE4A69">
          <w:rPr>
            <w:rFonts w:ascii="Times New Roman" w:eastAsia="Times New Roman" w:hAnsi="Times New Roman" w:cs="Times New Roman"/>
            <w:color w:val="000000"/>
            <w:sz w:val="28"/>
            <w:szCs w:val="28"/>
            <w:lang w:val="uk-UA" w:eastAsia="ru-RU"/>
          </w:rPr>
          <w:delText>дорівнює</w:delText>
        </w:r>
      </w:del>
    </w:p>
    <w:p w14:paraId="5FEEF2C3" w14:textId="3476FF0C" w:rsidR="00FA23C5" w:rsidRPr="003C789B" w:rsidDel="00FE4A69" w:rsidRDefault="00FA23C5" w:rsidP="00FA23C5">
      <w:pPr>
        <w:spacing w:after="0" w:line="360" w:lineRule="auto"/>
        <w:jc w:val="center"/>
        <w:rPr>
          <w:del w:id="20" w:author="Касіянчук_Іванна" w:date="2022-05-24T16:02:00Z"/>
          <w:rFonts w:ascii="Times New Roman" w:hAnsi="Times New Roman" w:cs="Times New Roman"/>
          <w:sz w:val="32"/>
          <w:szCs w:val="32"/>
          <w:lang w:val="uk-UA"/>
        </w:rPr>
      </w:pPr>
      <m:oMath>
        <m:r>
          <w:del w:id="21" w:author="Касіянчук_Іванна" w:date="2022-05-24T16:02:00Z">
            <w:rPr>
              <w:rFonts w:ascii="Cambria Math" w:hAnsi="Cambria Math" w:cs="Times New Roman"/>
              <w:sz w:val="32"/>
              <w:szCs w:val="32"/>
              <w:lang w:val="en-US"/>
            </w:rPr>
            <m:t>g</m:t>
          </w:del>
        </m:r>
        <m:r>
          <w:del w:id="22" w:author="Касіянчук_Іванна" w:date="2022-05-24T16:02:00Z">
            <w:rPr>
              <w:rFonts w:ascii="Cambria Math" w:hAnsi="Cambria Math" w:cs="Times New Roman"/>
              <w:sz w:val="32"/>
              <w:szCs w:val="32"/>
              <w:lang w:val="uk-UA"/>
            </w:rPr>
            <m:t>=</m:t>
          </w:del>
        </m:r>
        <m:f>
          <m:fPr>
            <m:ctrlPr>
              <w:del w:id="23" w:author="Касіянчук_Іванна" w:date="2022-05-24T16:02:00Z">
                <w:rPr>
                  <w:rFonts w:ascii="Cambria Math" w:hAnsi="Cambria Math" w:cs="Times New Roman"/>
                  <w:i/>
                  <w:sz w:val="32"/>
                  <w:szCs w:val="32"/>
                  <w:lang w:val="uk-UA"/>
                </w:rPr>
              </w:del>
            </m:ctrlPr>
          </m:fPr>
          <m:num>
            <m:r>
              <w:del w:id="24" w:author="Касіянчук_Іванна" w:date="2022-05-24T16:02:00Z">
                <w:rPr>
                  <w:rFonts w:ascii="Cambria Math" w:hAnsi="Cambria Math" w:cs="Times New Roman"/>
                  <w:sz w:val="32"/>
                  <w:szCs w:val="32"/>
                  <w:lang w:val="uk-UA"/>
                </w:rPr>
                <m:t>4</m:t>
              </w:del>
            </m:r>
            <m:r>
              <w:del w:id="25" w:author="Касіянчук_Іванна" w:date="2022-05-24T16:02:00Z">
                <w:rPr>
                  <w:rFonts w:ascii="Cambria Math" w:hAnsi="Cambria Math" w:cs="Times New Roman"/>
                  <w:sz w:val="32"/>
                  <w:szCs w:val="32"/>
                  <w:lang w:val="uk-UA"/>
                </w:rPr>
                <m:t xml:space="preserve"> </m:t>
              </w:del>
            </m:r>
            <m:sSup>
              <m:sSupPr>
                <m:ctrlPr>
                  <w:del w:id="26" w:author="Касіянчук_Іванна" w:date="2022-05-24T16:02:00Z">
                    <w:rPr>
                      <w:rFonts w:ascii="Cambria Math" w:hAnsi="Cambria Math" w:cs="Times New Roman"/>
                      <w:i/>
                      <w:sz w:val="32"/>
                      <w:szCs w:val="32"/>
                      <w:lang w:val="uk-UA"/>
                    </w:rPr>
                  </w:del>
                </m:ctrlPr>
              </m:sSupPr>
              <m:e>
                <m:r>
                  <w:del w:id="27" w:author="Касіянчук_Іванна" w:date="2022-05-24T16:02:00Z">
                    <w:rPr>
                      <w:rFonts w:ascii="Cambria Math" w:hAnsi="Cambria Math" w:cs="Times New Roman"/>
                      <w:sz w:val="32"/>
                      <w:szCs w:val="32"/>
                      <w:lang w:val="uk-UA"/>
                    </w:rPr>
                    <m:t>π</m:t>
                  </w:del>
                </m:r>
              </m:e>
              <m:sup>
                <m:r>
                  <w:del w:id="28" w:author="Касіянчук_Іванна" w:date="2022-05-24T16:02:00Z">
                    <w:rPr>
                      <w:rFonts w:ascii="Cambria Math" w:hAnsi="Cambria Math" w:cs="Times New Roman"/>
                      <w:sz w:val="32"/>
                      <w:szCs w:val="32"/>
                      <w:lang w:val="uk-UA"/>
                    </w:rPr>
                    <m:t>2</m:t>
                  </w:del>
                </m:r>
              </m:sup>
            </m:sSup>
            <m:r>
              <w:del w:id="29" w:author="Касіянчук_Іванна" w:date="2022-05-24T16:02:00Z">
                <w:rPr>
                  <w:rFonts w:ascii="Cambria Math" w:hAnsi="Cambria Math" w:cs="Times New Roman"/>
                  <w:sz w:val="32"/>
                  <w:szCs w:val="32"/>
                  <w:lang w:val="uk-UA"/>
                </w:rPr>
                <m:t>l</m:t>
              </w:del>
            </m:r>
          </m:num>
          <m:den>
            <m:sSup>
              <m:sSupPr>
                <m:ctrlPr>
                  <w:del w:id="30" w:author="Касіянчук_Іванна" w:date="2022-05-24T16:02:00Z">
                    <w:rPr>
                      <w:rFonts w:ascii="Cambria Math" w:hAnsi="Cambria Math" w:cs="Times New Roman"/>
                      <w:i/>
                      <w:sz w:val="32"/>
                      <w:szCs w:val="32"/>
                      <w:lang w:val="uk-UA"/>
                    </w:rPr>
                  </w:del>
                </m:ctrlPr>
              </m:sSupPr>
              <m:e>
                <m:r>
                  <w:del w:id="31" w:author="Касіянчук_Іванна" w:date="2022-05-24T16:02:00Z">
                    <w:rPr>
                      <w:rFonts w:ascii="Cambria Math" w:hAnsi="Cambria Math" w:cs="Times New Roman"/>
                      <w:sz w:val="32"/>
                      <w:szCs w:val="32"/>
                      <w:lang w:val="uk-UA"/>
                    </w:rPr>
                    <m:t>T</m:t>
                  </w:del>
                </m:r>
              </m:e>
              <m:sup>
                <m:r>
                  <w:del w:id="32" w:author="Касіянчук_Іванна" w:date="2022-05-24T16:02:00Z">
                    <w:rPr>
                      <w:rFonts w:ascii="Cambria Math" w:hAnsi="Cambria Math" w:cs="Times New Roman"/>
                      <w:sz w:val="32"/>
                      <w:szCs w:val="32"/>
                      <w:lang w:val="uk-UA"/>
                    </w:rPr>
                    <m:t>2</m:t>
                  </w:del>
                </m:r>
              </m:sup>
            </m:sSup>
          </m:den>
        </m:f>
      </m:oMath>
      <w:del w:id="33" w:author="Касіянчук_Іванна" w:date="2022-05-24T16:02:00Z">
        <w:r w:rsidRPr="003C789B" w:rsidDel="00FE4A69">
          <w:rPr>
            <w:rFonts w:ascii="Times New Roman" w:eastAsiaTheme="minorEastAsia" w:hAnsi="Times New Roman" w:cs="Times New Roman"/>
            <w:sz w:val="32"/>
            <w:szCs w:val="32"/>
            <w:lang w:val="uk-UA"/>
          </w:rPr>
          <w:delText>.</w:delText>
        </w:r>
        <w:r w:rsidDel="00FE4A69">
          <w:rPr>
            <w:rFonts w:ascii="Times New Roman" w:eastAsiaTheme="minorEastAsia" w:hAnsi="Times New Roman" w:cs="Times New Roman"/>
            <w:sz w:val="32"/>
            <w:szCs w:val="32"/>
            <w:lang w:val="uk-UA"/>
          </w:rPr>
          <w:delText xml:space="preserve">   (2)</w:delText>
        </w:r>
      </w:del>
    </w:p>
    <w:p w14:paraId="4C794472" w14:textId="104280EE" w:rsidR="00FE4A69" w:rsidRPr="00FE4A69" w:rsidDel="00FE4A69" w:rsidRDefault="00FA23C5" w:rsidP="00B75D8E">
      <w:pPr>
        <w:spacing w:after="0" w:line="360" w:lineRule="auto"/>
        <w:rPr>
          <w:del w:id="34" w:author="Касіянчук_Іванна" w:date="2022-05-24T16:02:00Z"/>
          <w:rFonts w:ascii="Times New Roman" w:eastAsia="Times New Roman" w:hAnsi="Times New Roman" w:cs="Times New Roman"/>
          <w:color w:val="000000"/>
          <w:sz w:val="28"/>
          <w:szCs w:val="28"/>
          <w:lang w:eastAsia="ru-RU"/>
        </w:rPr>
      </w:pPr>
      <w:del w:id="35" w:author="Касіянчук_Іванна" w:date="2022-05-24T16:02:00Z">
        <w:r w:rsidDel="00FE4A69">
          <w:rPr>
            <w:rFonts w:ascii="Times New Roman" w:eastAsia="Times New Roman" w:hAnsi="Times New Roman" w:cs="Times New Roman"/>
            <w:color w:val="000000"/>
            <w:sz w:val="28"/>
            <w:szCs w:val="28"/>
            <w:lang w:val="uk-UA" w:eastAsia="ru-RU"/>
          </w:rPr>
          <w:delText>З формули</w:delText>
        </w:r>
        <w:r w:rsidR="00FE4A69" w:rsidDel="00FE4A69">
          <w:rPr>
            <w:rFonts w:ascii="Times New Roman" w:eastAsia="Times New Roman" w:hAnsi="Times New Roman" w:cs="Times New Roman"/>
            <w:color w:val="000000"/>
            <w:sz w:val="28"/>
            <w:szCs w:val="28"/>
            <w:lang w:val="uk-UA" w:eastAsia="ru-RU"/>
          </w:rPr>
          <w:delText xml:space="preserve"> (2) видно, що для обчислення нам необхідно мати довжину </w:delText>
        </w:r>
        <w:r w:rsidR="00FE4A69" w:rsidDel="00FE4A69">
          <w:rPr>
            <w:rFonts w:ascii="Times New Roman" w:eastAsia="Times New Roman" w:hAnsi="Times New Roman" w:cs="Times New Roman"/>
            <w:color w:val="000000"/>
            <w:sz w:val="28"/>
            <w:szCs w:val="28"/>
            <w:lang w:val="en-US" w:eastAsia="ru-RU"/>
          </w:rPr>
          <w:delText>l</w:delText>
        </w:r>
        <w:r w:rsidR="00FE4A69" w:rsidDel="00FE4A69">
          <w:rPr>
            <w:rFonts w:ascii="Times New Roman" w:eastAsia="Times New Roman" w:hAnsi="Times New Roman" w:cs="Times New Roman"/>
            <w:color w:val="000000"/>
            <w:sz w:val="28"/>
            <w:szCs w:val="28"/>
            <w:lang w:val="uk-UA" w:eastAsia="ru-RU"/>
          </w:rPr>
          <w:delText xml:space="preserve"> та період </w:delText>
        </w:r>
        <w:r w:rsidR="00FE4A69" w:rsidRPr="00FE4A69" w:rsidDel="00FE4A69">
          <w:rPr>
            <w:rFonts w:ascii="Times New Roman" w:eastAsia="Times New Roman" w:hAnsi="Times New Roman" w:cs="Times New Roman"/>
            <w:color w:val="000000"/>
            <w:sz w:val="28"/>
            <w:szCs w:val="28"/>
            <w:lang w:eastAsia="ru-RU"/>
          </w:rPr>
          <w:delText xml:space="preserve"> </w:delText>
        </w:r>
      </w:del>
    </w:p>
    <w:p w14:paraId="2AC4C0D4" w14:textId="515071B4" w:rsidR="00F85DE1" w:rsidRPr="00FA23C5" w:rsidRDefault="00F85DE1" w:rsidP="00B75D8E">
      <w:pPr>
        <w:spacing w:after="0" w:line="36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b/>
          <w:bCs/>
          <w:color w:val="000000"/>
          <w:sz w:val="28"/>
          <w:szCs w:val="28"/>
          <w:lang w:val="uk-UA" w:eastAsia="ru-RU"/>
        </w:rPr>
        <w:tab/>
      </w:r>
    </w:p>
    <w:p w14:paraId="008B3D40" w14:textId="78B96DF4" w:rsidR="00943389" w:rsidRPr="00F85DE1" w:rsidRDefault="00943389" w:rsidP="00B75D8E">
      <w:pPr>
        <w:spacing w:after="0" w:line="360" w:lineRule="auto"/>
        <w:rPr>
          <w:rFonts w:ascii="Times New Roman" w:eastAsia="Times New Roman" w:hAnsi="Times New Roman" w:cs="Times New Roman"/>
          <w:b/>
          <w:bCs/>
          <w:color w:val="000000"/>
          <w:sz w:val="28"/>
          <w:szCs w:val="28"/>
          <w:lang w:val="uk-UA" w:eastAsia="ru-RU"/>
        </w:rPr>
      </w:pPr>
      <w:r w:rsidRPr="00F85DE1">
        <w:rPr>
          <w:rFonts w:ascii="Times New Roman" w:eastAsia="Times New Roman" w:hAnsi="Times New Roman" w:cs="Times New Roman"/>
          <w:b/>
          <w:bCs/>
          <w:color w:val="000000"/>
          <w:sz w:val="28"/>
          <w:szCs w:val="28"/>
          <w:lang w:val="uk-UA" w:eastAsia="ru-RU"/>
        </w:rPr>
        <w:tab/>
      </w:r>
    </w:p>
    <w:p w14:paraId="6B1CC2CF" w14:textId="77777777" w:rsidR="00CB2B8A" w:rsidRPr="00F85DE1" w:rsidRDefault="00CB2B8A" w:rsidP="00B75D8E">
      <w:pPr>
        <w:spacing w:after="0" w:line="360" w:lineRule="auto"/>
        <w:rPr>
          <w:rFonts w:ascii="Times New Roman" w:eastAsia="Times New Roman" w:hAnsi="Times New Roman" w:cs="Times New Roman"/>
          <w:color w:val="000000"/>
          <w:sz w:val="28"/>
          <w:szCs w:val="28"/>
          <w:lang w:val="uk-UA" w:eastAsia="ru-RU"/>
        </w:rPr>
      </w:pPr>
    </w:p>
    <w:p w14:paraId="088BF335" w14:textId="556C0C13" w:rsidR="00B75D8E" w:rsidRPr="00F85DE1" w:rsidRDefault="00B75D8E" w:rsidP="00B75D8E">
      <w:pPr>
        <w:spacing w:after="0" w:line="360" w:lineRule="auto"/>
        <w:rPr>
          <w:rFonts w:ascii="Times New Roman" w:eastAsia="Times New Roman" w:hAnsi="Times New Roman" w:cs="Times New Roman"/>
          <w:color w:val="000000"/>
          <w:sz w:val="28"/>
          <w:szCs w:val="28"/>
          <w:lang w:val="uk-UA" w:eastAsia="ru-RU"/>
        </w:rPr>
      </w:pPr>
    </w:p>
    <w:p w14:paraId="75394531" w14:textId="77777777" w:rsidR="00B75D8E" w:rsidRDefault="00B75D8E" w:rsidP="002066DA">
      <w:pPr>
        <w:spacing w:after="0" w:line="360" w:lineRule="auto"/>
        <w:jc w:val="center"/>
        <w:rPr>
          <w:rFonts w:ascii="Times New Roman" w:eastAsia="Times New Roman" w:hAnsi="Times New Roman" w:cs="Times New Roman"/>
          <w:b/>
          <w:bCs/>
          <w:color w:val="000000"/>
          <w:sz w:val="28"/>
          <w:szCs w:val="28"/>
          <w:lang w:val="uk-UA" w:eastAsia="ru-RU"/>
        </w:rPr>
      </w:pPr>
    </w:p>
    <w:p w14:paraId="1060C045" w14:textId="0B1D119C" w:rsidR="000C5E18" w:rsidRPr="00CE587F" w:rsidRDefault="009211C1" w:rsidP="002066DA">
      <w:pPr>
        <w:spacing w:after="0" w:line="360" w:lineRule="auto"/>
        <w:jc w:val="center"/>
        <w:rPr>
          <w:rFonts w:ascii="Times New Roman" w:eastAsia="Times New Roman" w:hAnsi="Times New Roman" w:cs="Times New Roman"/>
          <w:b/>
          <w:bCs/>
          <w:color w:val="000000"/>
          <w:sz w:val="28"/>
          <w:szCs w:val="28"/>
          <w:lang w:val="uk-UA" w:eastAsia="ru-RU"/>
        </w:rPr>
      </w:pPr>
      <w:r w:rsidRPr="00CE587F">
        <w:rPr>
          <w:rFonts w:ascii="Times New Roman" w:eastAsia="Times New Roman" w:hAnsi="Times New Roman" w:cs="Times New Roman"/>
          <w:b/>
          <w:bCs/>
          <w:color w:val="000000"/>
          <w:sz w:val="28"/>
          <w:szCs w:val="28"/>
          <w:lang w:val="uk-UA" w:eastAsia="ru-RU"/>
        </w:rPr>
        <w:t>Висновки:</w:t>
      </w:r>
    </w:p>
    <w:p w14:paraId="0A11BDBF" w14:textId="32CE0164" w:rsidR="009211C1" w:rsidRPr="00CE587F" w:rsidRDefault="009211C1" w:rsidP="002066DA">
      <w:pPr>
        <w:pStyle w:val="ListParagraph"/>
        <w:numPr>
          <w:ilvl w:val="0"/>
          <w:numId w:val="9"/>
        </w:numPr>
        <w:spacing w:after="0" w:line="360" w:lineRule="auto"/>
        <w:jc w:val="both"/>
        <w:rPr>
          <w:rFonts w:ascii="Times New Roman" w:hAnsi="Times New Roman" w:cs="Times New Roman"/>
          <w:color w:val="333333"/>
          <w:sz w:val="28"/>
          <w:szCs w:val="28"/>
          <w:shd w:val="clear" w:color="auto" w:fill="FFFFFF"/>
          <w:lang w:val="uk-UA"/>
        </w:rPr>
      </w:pPr>
      <w:r w:rsidRPr="00CE587F">
        <w:rPr>
          <w:rFonts w:ascii="Times New Roman" w:hAnsi="Times New Roman" w:cs="Times New Roman"/>
          <w:color w:val="000000" w:themeColor="text1"/>
          <w:sz w:val="28"/>
          <w:szCs w:val="28"/>
          <w:shd w:val="clear" w:color="auto" w:fill="FFFFFF"/>
          <w:lang w:val="uk-UA"/>
        </w:rPr>
        <w:lastRenderedPageBreak/>
        <w:t>Уміле поєднання комп'ютерних технологій</w:t>
      </w:r>
      <w:r w:rsidR="002066DA" w:rsidRPr="00CE587F">
        <w:rPr>
          <w:rFonts w:ascii="Times New Roman" w:hAnsi="Times New Roman" w:cs="Times New Roman"/>
          <w:color w:val="000000" w:themeColor="text1"/>
          <w:sz w:val="28"/>
          <w:szCs w:val="28"/>
          <w:shd w:val="clear" w:color="auto" w:fill="FFFFFF"/>
          <w:lang w:val="uk-UA"/>
        </w:rPr>
        <w:t>, методів програмування</w:t>
      </w:r>
      <w:r w:rsidRPr="00CE587F">
        <w:rPr>
          <w:rFonts w:ascii="Times New Roman" w:hAnsi="Times New Roman" w:cs="Times New Roman"/>
          <w:color w:val="000000" w:themeColor="text1"/>
          <w:sz w:val="28"/>
          <w:szCs w:val="28"/>
          <w:shd w:val="clear" w:color="auto" w:fill="FFFFFF"/>
          <w:lang w:val="uk-UA"/>
        </w:rPr>
        <w:t xml:space="preserve"> </w:t>
      </w:r>
      <w:r w:rsidR="002066DA" w:rsidRPr="00CE587F">
        <w:rPr>
          <w:rFonts w:ascii="Times New Roman" w:hAnsi="Times New Roman" w:cs="Times New Roman"/>
          <w:color w:val="000000" w:themeColor="text1"/>
          <w:sz w:val="28"/>
          <w:szCs w:val="28"/>
          <w:shd w:val="clear" w:color="auto" w:fill="FFFFFF"/>
          <w:lang w:val="uk-UA"/>
        </w:rPr>
        <w:t>з</w:t>
      </w:r>
      <w:r w:rsidRPr="00CE587F">
        <w:rPr>
          <w:rFonts w:ascii="Times New Roman" w:hAnsi="Times New Roman" w:cs="Times New Roman"/>
          <w:color w:val="000000" w:themeColor="text1"/>
          <w:sz w:val="28"/>
          <w:szCs w:val="28"/>
          <w:shd w:val="clear" w:color="auto" w:fill="FFFFFF"/>
          <w:lang w:val="uk-UA"/>
        </w:rPr>
        <w:t xml:space="preserve"> традиційн</w:t>
      </w:r>
      <w:r w:rsidR="002066DA" w:rsidRPr="00CE587F">
        <w:rPr>
          <w:rFonts w:ascii="Times New Roman" w:hAnsi="Times New Roman" w:cs="Times New Roman"/>
          <w:color w:val="000000" w:themeColor="text1"/>
          <w:sz w:val="28"/>
          <w:szCs w:val="28"/>
          <w:shd w:val="clear" w:color="auto" w:fill="FFFFFF"/>
          <w:lang w:val="uk-UA"/>
        </w:rPr>
        <w:t>ими</w:t>
      </w:r>
      <w:r w:rsidRPr="00CE587F">
        <w:rPr>
          <w:rFonts w:ascii="Times New Roman" w:hAnsi="Times New Roman" w:cs="Times New Roman"/>
          <w:color w:val="000000" w:themeColor="text1"/>
          <w:sz w:val="28"/>
          <w:szCs w:val="28"/>
          <w:shd w:val="clear" w:color="auto" w:fill="FFFFFF"/>
          <w:lang w:val="uk-UA"/>
        </w:rPr>
        <w:t xml:space="preserve"> метод</w:t>
      </w:r>
      <w:r w:rsidR="002066DA" w:rsidRPr="00CE587F">
        <w:rPr>
          <w:rFonts w:ascii="Times New Roman" w:hAnsi="Times New Roman" w:cs="Times New Roman"/>
          <w:color w:val="000000" w:themeColor="text1"/>
          <w:sz w:val="28"/>
          <w:szCs w:val="28"/>
          <w:shd w:val="clear" w:color="auto" w:fill="FFFFFF"/>
          <w:lang w:val="uk-UA"/>
        </w:rPr>
        <w:t>ами</w:t>
      </w:r>
      <w:r w:rsidRPr="00CE587F">
        <w:rPr>
          <w:rFonts w:ascii="Times New Roman" w:hAnsi="Times New Roman" w:cs="Times New Roman"/>
          <w:color w:val="000000" w:themeColor="text1"/>
          <w:sz w:val="28"/>
          <w:szCs w:val="28"/>
          <w:shd w:val="clear" w:color="auto" w:fill="FFFFFF"/>
          <w:lang w:val="uk-UA"/>
        </w:rPr>
        <w:t xml:space="preserve"> викладання фізики та астрономії підвищують рівень засвоєння знань з цих предметів та усвідомлення їх практичного застосування</w:t>
      </w:r>
      <w:r w:rsidRPr="00CE587F">
        <w:rPr>
          <w:rFonts w:ascii="Times New Roman" w:hAnsi="Times New Roman" w:cs="Times New Roman"/>
          <w:color w:val="333333"/>
          <w:sz w:val="28"/>
          <w:szCs w:val="28"/>
          <w:shd w:val="clear" w:color="auto" w:fill="FFFFFF"/>
          <w:lang w:val="uk-UA"/>
        </w:rPr>
        <w:t>.</w:t>
      </w:r>
    </w:p>
    <w:p w14:paraId="3245CB74" w14:textId="042D1D58" w:rsidR="002066DA" w:rsidRPr="00CE587F" w:rsidRDefault="00234E31" w:rsidP="002066DA">
      <w:pPr>
        <w:pStyle w:val="ListParagraph"/>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t>Використання сучасних методів програмування є засобом підтримки не тільки зацікавленості предметом та його осучасненням, але роблять його більш близьким та наочним</w:t>
      </w:r>
      <w:r w:rsidR="008968DE" w:rsidRPr="00CE587F">
        <w:rPr>
          <w:rFonts w:ascii="Times New Roman" w:eastAsia="Times New Roman" w:hAnsi="Times New Roman" w:cs="Times New Roman"/>
          <w:color w:val="000000"/>
          <w:sz w:val="28"/>
          <w:szCs w:val="28"/>
          <w:lang w:val="uk-UA" w:eastAsia="ru-RU"/>
        </w:rPr>
        <w:t xml:space="preserve">, особливо у випадках, коли </w:t>
      </w:r>
      <w:r w:rsidR="00EC0B4A" w:rsidRPr="00CE587F">
        <w:rPr>
          <w:lang w:val="uk-UA"/>
        </w:rPr>
        <w:t xml:space="preserve"> </w:t>
      </w:r>
      <w:r w:rsidR="008968DE" w:rsidRPr="00CE587F">
        <w:rPr>
          <w:rFonts w:ascii="Times New Roman" w:hAnsi="Times New Roman" w:cs="Times New Roman"/>
          <w:sz w:val="28"/>
          <w:szCs w:val="28"/>
          <w:lang w:val="uk-UA"/>
        </w:rPr>
        <w:t>не має можливості</w:t>
      </w:r>
      <w:r w:rsidR="00EC0B4A" w:rsidRPr="00CE587F">
        <w:rPr>
          <w:rFonts w:ascii="Times New Roman" w:hAnsi="Times New Roman" w:cs="Times New Roman"/>
          <w:sz w:val="28"/>
          <w:szCs w:val="28"/>
          <w:lang w:val="uk-UA"/>
        </w:rPr>
        <w:t xml:space="preserve"> продемонструвати</w:t>
      </w:r>
      <w:r w:rsidR="008968DE" w:rsidRPr="00CE587F">
        <w:rPr>
          <w:rFonts w:ascii="Times New Roman" w:hAnsi="Times New Roman" w:cs="Times New Roman"/>
          <w:sz w:val="28"/>
          <w:szCs w:val="28"/>
          <w:lang w:val="uk-UA"/>
        </w:rPr>
        <w:t xml:space="preserve"> такі</w:t>
      </w:r>
      <w:r w:rsidR="00EC0B4A" w:rsidRPr="00CE587F">
        <w:rPr>
          <w:rFonts w:ascii="Times New Roman" w:hAnsi="Times New Roman" w:cs="Times New Roman"/>
          <w:sz w:val="28"/>
          <w:szCs w:val="28"/>
          <w:lang w:val="uk-UA"/>
        </w:rPr>
        <w:t xml:space="preserve"> фізичні процеси або явища, які неможливо спостерігати візуально в лабораторних умовах.</w:t>
      </w:r>
    </w:p>
    <w:p w14:paraId="019782FE" w14:textId="51657C5A" w:rsidR="00234E31" w:rsidRPr="00CE587F" w:rsidRDefault="00234E31" w:rsidP="002066DA">
      <w:pPr>
        <w:pStyle w:val="ListParagraph"/>
        <w:numPr>
          <w:ilvl w:val="0"/>
          <w:numId w:val="9"/>
        </w:num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hAnsi="Times New Roman" w:cs="Times New Roman"/>
          <w:sz w:val="28"/>
          <w:szCs w:val="28"/>
          <w:lang w:val="uk-UA"/>
        </w:rPr>
        <w:t xml:space="preserve">Моделювання різних явищ ні в якому разі не замінює «живих» дослідів, та в поєднанні з ними дозволяє на більш високому рівні пояснити зміст того чи іншого навчального матеріалу. </w:t>
      </w:r>
    </w:p>
    <w:p w14:paraId="2ABCD8B6" w14:textId="77777777" w:rsidR="009211C1" w:rsidRPr="00CE587F" w:rsidRDefault="009211C1" w:rsidP="0075422E">
      <w:pPr>
        <w:spacing w:after="0" w:line="360" w:lineRule="auto"/>
        <w:ind w:firstLine="709"/>
        <w:jc w:val="both"/>
        <w:rPr>
          <w:rFonts w:ascii="Times New Roman" w:hAnsi="Times New Roman" w:cs="Times New Roman"/>
          <w:color w:val="333333"/>
          <w:sz w:val="28"/>
          <w:szCs w:val="28"/>
          <w:shd w:val="clear" w:color="auto" w:fill="FFFFFF"/>
          <w:lang w:val="uk-UA"/>
        </w:rPr>
      </w:pPr>
    </w:p>
    <w:p w14:paraId="32DD68C5" w14:textId="73092887" w:rsidR="000C5E18" w:rsidRPr="00CE587F" w:rsidRDefault="0075422E" w:rsidP="00234E31">
      <w:pPr>
        <w:spacing w:after="0" w:line="360" w:lineRule="auto"/>
        <w:jc w:val="both"/>
        <w:rPr>
          <w:rFonts w:ascii="Times New Roman" w:eastAsia="Times New Roman" w:hAnsi="Times New Roman" w:cs="Times New Roman"/>
          <w:color w:val="000000"/>
          <w:sz w:val="28"/>
          <w:szCs w:val="28"/>
          <w:lang w:val="uk-UA" w:eastAsia="ru-RU"/>
        </w:rPr>
      </w:pPr>
      <w:r w:rsidRPr="00CE587F">
        <w:rPr>
          <w:rFonts w:ascii="Times New Roman" w:eastAsia="Times New Roman" w:hAnsi="Times New Roman" w:cs="Times New Roman"/>
          <w:color w:val="000000"/>
          <w:sz w:val="28"/>
          <w:szCs w:val="28"/>
          <w:lang w:val="uk-UA" w:eastAsia="ru-RU"/>
        </w:rPr>
        <w:br w:type="page"/>
      </w:r>
    </w:p>
    <w:p w14:paraId="6D84238C" w14:textId="4ED479F7" w:rsidR="00C93887" w:rsidRPr="00CE587F" w:rsidRDefault="00CC23BD" w:rsidP="0075422E">
      <w:pPr>
        <w:spacing w:after="0" w:line="360" w:lineRule="auto"/>
        <w:ind w:firstLine="709"/>
        <w:jc w:val="center"/>
        <w:rPr>
          <w:rFonts w:ascii="Times New Roman" w:eastAsia="Times New Roman" w:hAnsi="Times New Roman" w:cs="Times New Roman"/>
          <w:b/>
          <w:color w:val="000000"/>
          <w:sz w:val="28"/>
          <w:szCs w:val="28"/>
          <w:lang w:val="uk-UA" w:eastAsia="ru-RU"/>
        </w:rPr>
      </w:pPr>
      <w:r w:rsidRPr="00CE587F">
        <w:rPr>
          <w:rFonts w:ascii="Times New Roman" w:eastAsia="Times New Roman" w:hAnsi="Times New Roman" w:cs="Times New Roman"/>
          <w:b/>
          <w:color w:val="000000"/>
          <w:sz w:val="28"/>
          <w:szCs w:val="28"/>
          <w:lang w:val="uk-UA" w:eastAsia="ru-RU"/>
        </w:rPr>
        <w:lastRenderedPageBreak/>
        <w:t>Список використаної літератури</w:t>
      </w:r>
      <w:r w:rsidR="0075422E" w:rsidRPr="00CE587F">
        <w:rPr>
          <w:rFonts w:ascii="Times New Roman" w:eastAsia="Times New Roman" w:hAnsi="Times New Roman" w:cs="Times New Roman"/>
          <w:b/>
          <w:color w:val="000000"/>
          <w:sz w:val="28"/>
          <w:szCs w:val="28"/>
          <w:lang w:val="uk-UA" w:eastAsia="ru-RU"/>
        </w:rPr>
        <w:t>:</w:t>
      </w:r>
    </w:p>
    <w:p w14:paraId="32D08AF7" w14:textId="7729ED80" w:rsidR="006F6228" w:rsidRDefault="00800556" w:rsidP="00462EE4">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lang w:val="uk-UA"/>
        </w:rPr>
        <w:t>Матвєєв О.М. Механіка і теорія відносності/Матвєєв О.М. – К.: Вища школа, 1993.-288</w:t>
      </w:r>
      <w:r w:rsidR="0068228F">
        <w:rPr>
          <w:b w:val="0"/>
          <w:color w:val="000000"/>
          <w:sz w:val="28"/>
          <w:szCs w:val="28"/>
          <w:lang w:val="uk-UA"/>
        </w:rPr>
        <w:t>с.</w:t>
      </w:r>
    </w:p>
    <w:p w14:paraId="3BE70EAB" w14:textId="1E893FD6" w:rsidR="0068228F" w:rsidRPr="0068228F" w:rsidRDefault="0068228F" w:rsidP="00462EE4">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proofErr w:type="spellStart"/>
      <w:r>
        <w:rPr>
          <w:b w:val="0"/>
          <w:color w:val="000000"/>
          <w:sz w:val="28"/>
          <w:szCs w:val="28"/>
          <w:lang w:val="uk-UA"/>
        </w:rPr>
        <w:t>Сивухін</w:t>
      </w:r>
      <w:proofErr w:type="spellEnd"/>
      <w:r>
        <w:rPr>
          <w:b w:val="0"/>
          <w:color w:val="000000"/>
          <w:sz w:val="28"/>
          <w:szCs w:val="28"/>
          <w:lang w:val="uk-UA"/>
        </w:rPr>
        <w:t xml:space="preserve"> Д.В. </w:t>
      </w:r>
      <w:proofErr w:type="spellStart"/>
      <w:r>
        <w:rPr>
          <w:b w:val="0"/>
          <w:color w:val="000000"/>
          <w:sz w:val="28"/>
          <w:szCs w:val="28"/>
          <w:lang w:val="uk-UA"/>
        </w:rPr>
        <w:t>Общий</w:t>
      </w:r>
      <w:proofErr w:type="spellEnd"/>
      <w:r>
        <w:rPr>
          <w:b w:val="0"/>
          <w:color w:val="000000"/>
          <w:sz w:val="28"/>
          <w:szCs w:val="28"/>
          <w:lang w:val="uk-UA"/>
        </w:rPr>
        <w:t xml:space="preserve"> курс </w:t>
      </w:r>
      <w:proofErr w:type="spellStart"/>
      <w:r>
        <w:rPr>
          <w:b w:val="0"/>
          <w:color w:val="000000"/>
          <w:sz w:val="28"/>
          <w:szCs w:val="28"/>
          <w:lang w:val="uk-UA"/>
        </w:rPr>
        <w:t>физики</w:t>
      </w:r>
      <w:proofErr w:type="spellEnd"/>
      <w:r>
        <w:rPr>
          <w:b w:val="0"/>
          <w:color w:val="000000"/>
          <w:sz w:val="28"/>
          <w:szCs w:val="28"/>
          <w:lang w:val="uk-UA"/>
        </w:rPr>
        <w:t xml:space="preserve">. Т.1. </w:t>
      </w:r>
      <w:r w:rsidRPr="0068228F">
        <w:rPr>
          <w:b w:val="0"/>
          <w:color w:val="000000"/>
          <w:sz w:val="28"/>
          <w:szCs w:val="28"/>
        </w:rPr>
        <w:t>[</w:t>
      </w:r>
      <w:r>
        <w:rPr>
          <w:b w:val="0"/>
          <w:color w:val="000000"/>
          <w:sz w:val="28"/>
          <w:szCs w:val="28"/>
        </w:rPr>
        <w:t>Механика</w:t>
      </w:r>
      <w:r w:rsidRPr="0068228F">
        <w:rPr>
          <w:b w:val="0"/>
          <w:color w:val="000000"/>
          <w:sz w:val="28"/>
          <w:szCs w:val="28"/>
        </w:rPr>
        <w:t>]</w:t>
      </w:r>
      <w:r>
        <w:rPr>
          <w:b w:val="0"/>
          <w:color w:val="000000"/>
          <w:sz w:val="28"/>
          <w:szCs w:val="28"/>
        </w:rPr>
        <w:t xml:space="preserve">/Д. В. Сивухин </w:t>
      </w:r>
      <w:bookmarkStart w:id="36" w:name="_Hlk72969673"/>
      <w:r>
        <w:rPr>
          <w:b w:val="0"/>
          <w:color w:val="000000"/>
          <w:sz w:val="28"/>
          <w:szCs w:val="28"/>
        </w:rPr>
        <w:t>– М.: Наука, 1989.-576 с.</w:t>
      </w:r>
    </w:p>
    <w:bookmarkEnd w:id="36"/>
    <w:p w14:paraId="2C06BEB0" w14:textId="77777777" w:rsidR="00872D49" w:rsidRDefault="0068228F" w:rsidP="00872D49">
      <w:pPr>
        <w:pStyle w:val="Heading1"/>
        <w:numPr>
          <w:ilvl w:val="0"/>
          <w:numId w:val="14"/>
        </w:numPr>
        <w:shd w:val="clear" w:color="auto" w:fill="FFFFFF" w:themeFill="background1"/>
        <w:spacing w:before="0" w:beforeAutospacing="0" w:after="0" w:afterAutospacing="0" w:line="360" w:lineRule="auto"/>
        <w:ind w:left="0" w:firstLine="284"/>
        <w:jc w:val="both"/>
        <w:rPr>
          <w:b w:val="0"/>
          <w:color w:val="000000"/>
          <w:sz w:val="28"/>
          <w:szCs w:val="28"/>
          <w:lang w:val="uk-UA"/>
        </w:rPr>
      </w:pPr>
      <w:r>
        <w:rPr>
          <w:b w:val="0"/>
          <w:color w:val="000000"/>
          <w:sz w:val="28"/>
          <w:szCs w:val="28"/>
        </w:rPr>
        <w:t xml:space="preserve">Яворский Б.М., </w:t>
      </w:r>
      <w:proofErr w:type="spellStart"/>
      <w:r>
        <w:rPr>
          <w:b w:val="0"/>
          <w:color w:val="000000"/>
          <w:sz w:val="28"/>
          <w:szCs w:val="28"/>
        </w:rPr>
        <w:t>Детлаф</w:t>
      </w:r>
      <w:proofErr w:type="spellEnd"/>
      <w:r>
        <w:rPr>
          <w:b w:val="0"/>
          <w:color w:val="000000"/>
          <w:sz w:val="28"/>
          <w:szCs w:val="28"/>
        </w:rPr>
        <w:t xml:space="preserve"> А.А. Справочник по физике/</w:t>
      </w:r>
      <w:r w:rsidRPr="0068228F">
        <w:rPr>
          <w:b w:val="0"/>
          <w:color w:val="000000"/>
          <w:sz w:val="28"/>
          <w:szCs w:val="28"/>
        </w:rPr>
        <w:t xml:space="preserve"> </w:t>
      </w:r>
      <w:r>
        <w:rPr>
          <w:b w:val="0"/>
          <w:color w:val="000000"/>
          <w:sz w:val="28"/>
          <w:szCs w:val="28"/>
        </w:rPr>
        <w:t>Яворский Б.М.– М.: Наука, 1985.-512 с.</w:t>
      </w:r>
    </w:p>
    <w:p w14:paraId="63536AFF" w14:textId="19CE2448" w:rsidR="00462EE4" w:rsidRPr="00872D49" w:rsidRDefault="00462EE4" w:rsidP="00872D49">
      <w:pPr>
        <w:pStyle w:val="Heading1"/>
        <w:shd w:val="clear" w:color="auto" w:fill="FFFFFF" w:themeFill="background1"/>
        <w:spacing w:before="0" w:beforeAutospacing="0" w:after="0" w:afterAutospacing="0" w:line="360" w:lineRule="auto"/>
        <w:ind w:firstLine="567"/>
        <w:jc w:val="both"/>
        <w:rPr>
          <w:b w:val="0"/>
          <w:color w:val="000000"/>
          <w:sz w:val="28"/>
          <w:szCs w:val="28"/>
          <w:lang w:val="uk-UA"/>
        </w:rPr>
      </w:pPr>
      <w:r w:rsidRPr="00872D49">
        <w:rPr>
          <w:b w:val="0"/>
          <w:bCs w:val="0"/>
          <w:spacing w:val="-8"/>
          <w:sz w:val="28"/>
          <w:szCs w:val="28"/>
          <w:lang w:val="uk-UA"/>
        </w:rPr>
        <w:t>Інтернет</w:t>
      </w:r>
      <w:r w:rsidRPr="00872D49">
        <w:rPr>
          <w:b w:val="0"/>
          <w:bCs w:val="0"/>
          <w:spacing w:val="-8"/>
          <w:sz w:val="28"/>
          <w:szCs w:val="28"/>
        </w:rPr>
        <w:t xml:space="preserve"> </w:t>
      </w:r>
      <w:proofErr w:type="spellStart"/>
      <w:r w:rsidRPr="00872D49">
        <w:rPr>
          <w:b w:val="0"/>
          <w:bCs w:val="0"/>
          <w:spacing w:val="-8"/>
          <w:sz w:val="28"/>
          <w:szCs w:val="28"/>
        </w:rPr>
        <w:t>ресурс</w:t>
      </w:r>
      <w:r w:rsidR="00872D49" w:rsidRPr="00872D49">
        <w:rPr>
          <w:b w:val="0"/>
          <w:bCs w:val="0"/>
          <w:spacing w:val="-8"/>
          <w:sz w:val="28"/>
          <w:szCs w:val="28"/>
        </w:rPr>
        <w:t>и</w:t>
      </w:r>
      <w:proofErr w:type="spellEnd"/>
      <w:r w:rsidRPr="00872D49">
        <w:rPr>
          <w:b w:val="0"/>
          <w:bCs w:val="0"/>
          <w:spacing w:val="-8"/>
          <w:sz w:val="28"/>
          <w:szCs w:val="28"/>
        </w:rPr>
        <w:t>:</w:t>
      </w:r>
    </w:p>
    <w:p w14:paraId="0143709D" w14:textId="280CB158" w:rsidR="00DD0737" w:rsidRDefault="00462EE4" w:rsidP="00872D49">
      <w:pPr>
        <w:pStyle w:val="Heading1"/>
        <w:numPr>
          <w:ilvl w:val="0"/>
          <w:numId w:val="14"/>
        </w:numPr>
        <w:shd w:val="clear" w:color="auto" w:fill="FFFFFF" w:themeFill="background1"/>
        <w:spacing w:before="0" w:beforeAutospacing="0" w:after="0" w:afterAutospacing="0" w:line="360" w:lineRule="auto"/>
        <w:jc w:val="both"/>
        <w:rPr>
          <w:b w:val="0"/>
          <w:bCs w:val="0"/>
          <w:sz w:val="28"/>
          <w:szCs w:val="28"/>
        </w:rPr>
      </w:pPr>
      <w:r w:rsidRPr="00462EE4">
        <w:rPr>
          <w:b w:val="0"/>
          <w:bCs w:val="0"/>
          <w:sz w:val="28"/>
          <w:szCs w:val="28"/>
          <w:lang w:val="uk-UA"/>
        </w:rPr>
        <w:t xml:space="preserve"> </w:t>
      </w:r>
      <w:hyperlink r:id="rId45" w:history="1">
        <w:r w:rsidRPr="00B9753F">
          <w:rPr>
            <w:rStyle w:val="Hyperlink"/>
            <w:b w:val="0"/>
            <w:bCs w:val="0"/>
            <w:sz w:val="28"/>
            <w:szCs w:val="28"/>
          </w:rPr>
          <w:t>http</w:t>
        </w:r>
        <w:r w:rsidRPr="00462EE4">
          <w:rPr>
            <w:rStyle w:val="Hyperlink"/>
            <w:b w:val="0"/>
            <w:bCs w:val="0"/>
            <w:sz w:val="28"/>
            <w:szCs w:val="28"/>
            <w:lang w:val="uk-UA"/>
          </w:rPr>
          <w:t>://</w:t>
        </w:r>
        <w:r w:rsidRPr="00B9753F">
          <w:rPr>
            <w:rStyle w:val="Hyperlink"/>
            <w:b w:val="0"/>
            <w:bCs w:val="0"/>
            <w:sz w:val="28"/>
            <w:szCs w:val="28"/>
          </w:rPr>
          <w:t>enpuir</w:t>
        </w:r>
        <w:r w:rsidRPr="00462EE4">
          <w:rPr>
            <w:rStyle w:val="Hyperlink"/>
            <w:b w:val="0"/>
            <w:bCs w:val="0"/>
            <w:sz w:val="28"/>
            <w:szCs w:val="28"/>
            <w:lang w:val="uk-UA"/>
          </w:rPr>
          <w:t>.</w:t>
        </w:r>
        <w:r w:rsidRPr="00B9753F">
          <w:rPr>
            <w:rStyle w:val="Hyperlink"/>
            <w:b w:val="0"/>
            <w:bCs w:val="0"/>
            <w:sz w:val="28"/>
            <w:szCs w:val="28"/>
          </w:rPr>
          <w:t>npu</w:t>
        </w:r>
        <w:r w:rsidRPr="00462EE4">
          <w:rPr>
            <w:rStyle w:val="Hyperlink"/>
            <w:b w:val="0"/>
            <w:bCs w:val="0"/>
            <w:sz w:val="28"/>
            <w:szCs w:val="28"/>
            <w:lang w:val="uk-UA"/>
          </w:rPr>
          <w:t>.</w:t>
        </w:r>
        <w:r w:rsidRPr="00B9753F">
          <w:rPr>
            <w:rStyle w:val="Hyperlink"/>
            <w:b w:val="0"/>
            <w:bCs w:val="0"/>
            <w:sz w:val="28"/>
            <w:szCs w:val="28"/>
          </w:rPr>
          <w:t>edu</w:t>
        </w:r>
        <w:r w:rsidRPr="00462EE4">
          <w:rPr>
            <w:rStyle w:val="Hyperlink"/>
            <w:b w:val="0"/>
            <w:bCs w:val="0"/>
            <w:sz w:val="28"/>
            <w:szCs w:val="28"/>
            <w:lang w:val="uk-UA"/>
          </w:rPr>
          <w:t>.</w:t>
        </w:r>
        <w:r w:rsidRPr="00B9753F">
          <w:rPr>
            <w:rStyle w:val="Hyperlink"/>
            <w:b w:val="0"/>
            <w:bCs w:val="0"/>
            <w:sz w:val="28"/>
            <w:szCs w:val="28"/>
          </w:rPr>
          <w:t>ua</w:t>
        </w:r>
        <w:r w:rsidRPr="00462EE4">
          <w:rPr>
            <w:rStyle w:val="Hyperlink"/>
            <w:b w:val="0"/>
            <w:bCs w:val="0"/>
            <w:sz w:val="28"/>
            <w:szCs w:val="28"/>
            <w:lang w:val="uk-UA"/>
          </w:rPr>
          <w:t>/</w:t>
        </w:r>
        <w:r w:rsidRPr="00B9753F">
          <w:rPr>
            <w:rStyle w:val="Hyperlink"/>
            <w:b w:val="0"/>
            <w:bCs w:val="0"/>
            <w:sz w:val="28"/>
            <w:szCs w:val="28"/>
          </w:rPr>
          <w:t>bitstream</w:t>
        </w:r>
        <w:r w:rsidRPr="00462EE4">
          <w:rPr>
            <w:rStyle w:val="Hyperlink"/>
            <w:b w:val="0"/>
            <w:bCs w:val="0"/>
            <w:sz w:val="28"/>
            <w:szCs w:val="28"/>
            <w:lang w:val="uk-UA"/>
          </w:rPr>
          <w:t>/123456789/25425/1/26.</w:t>
        </w:r>
        <w:r w:rsidRPr="00B9753F">
          <w:rPr>
            <w:rStyle w:val="Hyperlink"/>
            <w:b w:val="0"/>
            <w:bCs w:val="0"/>
            <w:sz w:val="28"/>
            <w:szCs w:val="28"/>
          </w:rPr>
          <w:t>pdf</w:t>
        </w:r>
        <w:r w:rsidRPr="00462EE4">
          <w:rPr>
            <w:rStyle w:val="Hyperlink"/>
            <w:b w:val="0"/>
            <w:bCs w:val="0"/>
            <w:sz w:val="28"/>
            <w:szCs w:val="28"/>
            <w:lang w:val="uk-UA"/>
          </w:rPr>
          <w:t>О.І</w:t>
        </w:r>
      </w:hyperlink>
      <w:r w:rsidRPr="00462EE4">
        <w:rPr>
          <w:b w:val="0"/>
          <w:bCs w:val="0"/>
          <w:sz w:val="28"/>
          <w:szCs w:val="28"/>
          <w:lang w:val="uk-UA"/>
        </w:rPr>
        <w:t>.</w:t>
      </w:r>
      <w:proofErr w:type="spellStart"/>
      <w:r w:rsidRPr="00462EE4">
        <w:rPr>
          <w:b w:val="0"/>
          <w:bCs w:val="0"/>
          <w:sz w:val="28"/>
          <w:szCs w:val="28"/>
        </w:rPr>
        <w:t>Кошарний</w:t>
      </w:r>
      <w:proofErr w:type="spellEnd"/>
      <w:r w:rsidRPr="00462EE4">
        <w:rPr>
          <w:b w:val="0"/>
          <w:bCs w:val="0"/>
          <w:sz w:val="28"/>
          <w:szCs w:val="28"/>
        </w:rPr>
        <w:t xml:space="preserve">, Л.Ю. Мельничук, О.В. Мельничук </w:t>
      </w:r>
      <w:proofErr w:type="spellStart"/>
      <w:r w:rsidRPr="00462EE4">
        <w:rPr>
          <w:b w:val="0"/>
          <w:bCs w:val="0"/>
          <w:sz w:val="28"/>
          <w:szCs w:val="28"/>
        </w:rPr>
        <w:t>Комп’ютерне</w:t>
      </w:r>
      <w:proofErr w:type="spellEnd"/>
      <w:r w:rsidRPr="00462EE4">
        <w:rPr>
          <w:b w:val="0"/>
          <w:bCs w:val="0"/>
          <w:sz w:val="28"/>
          <w:szCs w:val="28"/>
        </w:rPr>
        <w:t xml:space="preserve"> </w:t>
      </w:r>
      <w:proofErr w:type="spellStart"/>
      <w:r w:rsidRPr="00462EE4">
        <w:rPr>
          <w:b w:val="0"/>
          <w:bCs w:val="0"/>
          <w:sz w:val="28"/>
          <w:szCs w:val="28"/>
        </w:rPr>
        <w:t>моделювання</w:t>
      </w:r>
      <w:proofErr w:type="spellEnd"/>
      <w:r w:rsidRPr="00462EE4">
        <w:rPr>
          <w:b w:val="0"/>
          <w:bCs w:val="0"/>
          <w:sz w:val="28"/>
          <w:szCs w:val="28"/>
        </w:rPr>
        <w:t xml:space="preserve"> </w:t>
      </w:r>
      <w:proofErr w:type="spellStart"/>
      <w:r w:rsidRPr="00462EE4">
        <w:rPr>
          <w:b w:val="0"/>
          <w:bCs w:val="0"/>
          <w:sz w:val="28"/>
          <w:szCs w:val="28"/>
        </w:rPr>
        <w:t>фізичних</w:t>
      </w:r>
      <w:proofErr w:type="spellEnd"/>
      <w:r w:rsidRPr="00462EE4">
        <w:rPr>
          <w:b w:val="0"/>
          <w:bCs w:val="0"/>
          <w:sz w:val="28"/>
          <w:szCs w:val="28"/>
        </w:rPr>
        <w:t xml:space="preserve"> </w:t>
      </w:r>
      <w:proofErr w:type="spellStart"/>
      <w:r w:rsidRPr="00462EE4">
        <w:rPr>
          <w:b w:val="0"/>
          <w:bCs w:val="0"/>
          <w:sz w:val="28"/>
          <w:szCs w:val="28"/>
        </w:rPr>
        <w:t>процесів</w:t>
      </w:r>
      <w:proofErr w:type="spellEnd"/>
      <w:r w:rsidRPr="00462EE4">
        <w:rPr>
          <w:b w:val="0"/>
          <w:bCs w:val="0"/>
          <w:sz w:val="28"/>
          <w:szCs w:val="28"/>
        </w:rPr>
        <w:t xml:space="preserve"> у </w:t>
      </w:r>
      <w:proofErr w:type="spellStart"/>
      <w:r w:rsidRPr="00462EE4">
        <w:rPr>
          <w:b w:val="0"/>
          <w:bCs w:val="0"/>
          <w:sz w:val="28"/>
          <w:szCs w:val="28"/>
        </w:rPr>
        <w:t>курсі</w:t>
      </w:r>
      <w:proofErr w:type="spellEnd"/>
      <w:r w:rsidRPr="00462EE4">
        <w:rPr>
          <w:b w:val="0"/>
          <w:bCs w:val="0"/>
          <w:sz w:val="28"/>
          <w:szCs w:val="28"/>
        </w:rPr>
        <w:t xml:space="preserve"> </w:t>
      </w:r>
      <w:proofErr w:type="spellStart"/>
      <w:r w:rsidRPr="00462EE4">
        <w:rPr>
          <w:b w:val="0"/>
          <w:bCs w:val="0"/>
          <w:sz w:val="28"/>
          <w:szCs w:val="28"/>
        </w:rPr>
        <w:t>загальної</w:t>
      </w:r>
      <w:proofErr w:type="spellEnd"/>
      <w:r w:rsidRPr="00462EE4">
        <w:rPr>
          <w:b w:val="0"/>
          <w:bCs w:val="0"/>
          <w:sz w:val="28"/>
          <w:szCs w:val="28"/>
        </w:rPr>
        <w:t xml:space="preserve"> </w:t>
      </w:r>
      <w:proofErr w:type="spellStart"/>
      <w:r w:rsidRPr="00462EE4">
        <w:rPr>
          <w:b w:val="0"/>
          <w:bCs w:val="0"/>
          <w:sz w:val="28"/>
          <w:szCs w:val="28"/>
        </w:rPr>
        <w:t>фізики</w:t>
      </w:r>
      <w:proofErr w:type="spellEnd"/>
    </w:p>
    <w:p w14:paraId="77F50968" w14:textId="2684781B" w:rsidR="00DD0737" w:rsidRPr="00872D49" w:rsidRDefault="00DD0737"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bCs w:val="0"/>
          <w:sz w:val="28"/>
          <w:szCs w:val="28"/>
        </w:rPr>
      </w:pPr>
      <w:r>
        <w:rPr>
          <w:b w:val="0"/>
          <w:color w:val="000000"/>
          <w:sz w:val="28"/>
          <w:szCs w:val="28"/>
          <w:lang w:val="uk-UA"/>
        </w:rPr>
        <w:t>:</w:t>
      </w:r>
      <w:r w:rsidRPr="00872D49">
        <w:rPr>
          <w:b w:val="0"/>
          <w:color w:val="000000"/>
          <w:sz w:val="28"/>
          <w:szCs w:val="28"/>
          <w:lang w:val="uk-UA"/>
        </w:rPr>
        <w:t xml:space="preserve"> </w:t>
      </w:r>
      <w:hyperlink r:id="rId46" w:history="1">
        <w:r w:rsidRPr="00872D49">
          <w:rPr>
            <w:rStyle w:val="Hyperlink"/>
            <w:b w:val="0"/>
            <w:sz w:val="28"/>
            <w:szCs w:val="28"/>
            <w:lang w:val="uk-UA"/>
          </w:rPr>
          <w:t>https://sites.google.com/site/navcalnapraktikakitvoin/lekciie/lekcia-1</w:t>
        </w:r>
      </w:hyperlink>
    </w:p>
    <w:p w14:paraId="14F05254" w14:textId="7DD1CB2D" w:rsidR="00412764" w:rsidRPr="00872D49" w:rsidRDefault="00B75D8E"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color w:val="000000"/>
          <w:sz w:val="28"/>
          <w:szCs w:val="28"/>
          <w:lang w:val="uk-UA"/>
        </w:rPr>
      </w:pPr>
      <w:hyperlink r:id="rId47" w:history="1">
        <w:r w:rsidR="00872D49" w:rsidRPr="00B9753F">
          <w:rPr>
            <w:rStyle w:val="Hyperlink"/>
            <w:b w:val="0"/>
            <w:sz w:val="28"/>
            <w:szCs w:val="28"/>
            <w:lang w:val="uk-UA"/>
          </w:rPr>
          <w:t>http://kabfiz-roippo.at.ua/Seminar/Book_AVV.pdf</w:t>
        </w:r>
      </w:hyperlink>
    </w:p>
    <w:p w14:paraId="1ED8A233" w14:textId="1DAF18F1" w:rsidR="006F6228" w:rsidRPr="00872D49" w:rsidRDefault="006F6228" w:rsidP="00872D49">
      <w:pPr>
        <w:pStyle w:val="Heading1"/>
        <w:numPr>
          <w:ilvl w:val="0"/>
          <w:numId w:val="14"/>
        </w:numPr>
        <w:shd w:val="clear" w:color="auto" w:fill="FFFFFF" w:themeFill="background1"/>
        <w:spacing w:before="0" w:beforeAutospacing="0" w:after="0" w:afterAutospacing="0" w:line="360" w:lineRule="auto"/>
        <w:ind w:left="0" w:firstLine="0"/>
        <w:jc w:val="both"/>
        <w:rPr>
          <w:b w:val="0"/>
          <w:bCs w:val="0"/>
          <w:color w:val="000000"/>
          <w:sz w:val="28"/>
          <w:szCs w:val="28"/>
          <w:lang w:val="uk-UA"/>
        </w:rPr>
      </w:pPr>
      <w:r w:rsidRPr="00872D49">
        <w:rPr>
          <w:b w:val="0"/>
          <w:bCs w:val="0"/>
          <w:spacing w:val="-22"/>
          <w:sz w:val="26"/>
          <w:szCs w:val="26"/>
          <w:lang w:val="uk-UA"/>
        </w:rPr>
        <w:t>https://uk.wikipedia.org/wiki/%D0%9C%D0%B0%D1%82%D0%B5%D0%BC%D0%B0%D1%82%D0%B8%D1%87%D0%BD%D0%B8%D0%B9_%D0%BC%D0%B0%D1%8F%D1%82%D0%BD%D0%B8%D0%BA#/media/%D0%A4%D0%B0%D0%B9%D0%BB:Simple_pendulum_height.png</w:t>
      </w:r>
    </w:p>
    <w:p w14:paraId="74396215" w14:textId="5B8F5935" w:rsidR="008D3745" w:rsidRPr="00872D49" w:rsidRDefault="00B75D8E" w:rsidP="00872D49">
      <w:pPr>
        <w:pStyle w:val="Heading1"/>
        <w:numPr>
          <w:ilvl w:val="0"/>
          <w:numId w:val="14"/>
        </w:numPr>
        <w:shd w:val="clear" w:color="auto" w:fill="FFFFFF" w:themeFill="background1"/>
        <w:spacing w:before="0" w:beforeAutospacing="0" w:after="0" w:afterAutospacing="0" w:line="360" w:lineRule="auto"/>
        <w:jc w:val="both"/>
        <w:rPr>
          <w:b w:val="0"/>
          <w:color w:val="000000"/>
          <w:sz w:val="28"/>
          <w:szCs w:val="28"/>
          <w:lang w:val="uk-UA"/>
        </w:rPr>
      </w:pPr>
      <w:hyperlink r:id="rId48" w:history="1">
        <w:r w:rsidR="00872D49" w:rsidRPr="00B9753F">
          <w:rPr>
            <w:rStyle w:val="Hyperlink"/>
            <w:sz w:val="26"/>
            <w:szCs w:val="26"/>
            <w:shd w:val="clear" w:color="auto" w:fill="FFFFFF"/>
            <w:lang w:val="uk-UA"/>
          </w:rPr>
          <w:t>https://uk.wikipedia.org/wiki/%D0%9F%D0%BE%D0%B4%D0%B2%D1%96%D0%B9%D0%BD%D0%B8%D0%B9_%D0%BC%D0%B0%D1%8F%D1%82%D0%BD%D0%B8%D0%BA</w:t>
        </w:r>
      </w:hyperlink>
      <w:r w:rsidR="00952ED5" w:rsidRPr="00872D49">
        <w:rPr>
          <w:sz w:val="26"/>
          <w:szCs w:val="26"/>
          <w:shd w:val="clear" w:color="auto" w:fill="FFFFFF"/>
          <w:lang w:val="uk-UA"/>
        </w:rPr>
        <w:t>.</w:t>
      </w:r>
    </w:p>
    <w:p w14:paraId="6A85AF7C" w14:textId="6F8D7D17" w:rsidR="000E07AD" w:rsidRPr="00872D49" w:rsidRDefault="000E07AD" w:rsidP="00872D49">
      <w:pPr>
        <w:pStyle w:val="ListParagraph"/>
        <w:numPr>
          <w:ilvl w:val="0"/>
          <w:numId w:val="14"/>
        </w:numPr>
        <w:spacing w:after="0" w:line="360" w:lineRule="auto"/>
        <w:jc w:val="both"/>
        <w:rPr>
          <w:rFonts w:ascii="Times New Roman" w:hAnsi="Times New Roman" w:cs="Times New Roman"/>
          <w:sz w:val="28"/>
          <w:szCs w:val="28"/>
          <w:shd w:val="clear" w:color="auto" w:fill="FFFFFF"/>
          <w:lang w:val="uk-UA"/>
        </w:rPr>
      </w:pPr>
      <w:r w:rsidRPr="00872D49">
        <w:rPr>
          <w:color w:val="000000"/>
          <w:spacing w:val="-30"/>
          <w:sz w:val="26"/>
          <w:szCs w:val="26"/>
          <w:lang w:val="uk-UA"/>
        </w:rPr>
        <w:t>https://www.google.com/url?sa=i&amp;url=https%3A%2F%2Fnaukozavr.info%2Ffizuka%2Fpruzhynnyj-mayatnyk%2F&amp;psig=AOvVaw0RgIiYGt7_zP2yTQa_vx9O&amp;ust=1622151583207000&amp;source=images&amp;cd=vfe&amp;ved=0CAQQtaYDahcKEwigkJXZp</w:t>
      </w:r>
      <w:r w:rsidRPr="00872D49">
        <w:rPr>
          <w:color w:val="000000"/>
          <w:spacing w:val="-20"/>
          <w:sz w:val="26"/>
          <w:szCs w:val="26"/>
          <w:lang w:val="uk-UA"/>
        </w:rPr>
        <w:t>-jwAhUAAAAAHQAAAAAQAg</w:t>
      </w:r>
    </w:p>
    <w:p w14:paraId="61BF186B" w14:textId="5656FF03" w:rsidR="00661570" w:rsidRDefault="00661570" w:rsidP="00635B5D">
      <w:pPr>
        <w:pStyle w:val="Heading1"/>
        <w:shd w:val="clear" w:color="auto" w:fill="FFFFFF" w:themeFill="background1"/>
        <w:spacing w:before="0" w:beforeAutospacing="0" w:after="0" w:afterAutospacing="0" w:line="360" w:lineRule="auto"/>
        <w:ind w:firstLine="709"/>
        <w:jc w:val="both"/>
        <w:rPr>
          <w:b w:val="0"/>
          <w:color w:val="000000"/>
          <w:sz w:val="28"/>
          <w:szCs w:val="28"/>
          <w:lang w:val="uk-UA"/>
        </w:rPr>
      </w:pPr>
      <w:r w:rsidRPr="00661570">
        <w:rPr>
          <w:b w:val="0"/>
          <w:color w:val="000000"/>
          <w:sz w:val="28"/>
          <w:szCs w:val="28"/>
          <w:lang w:val="uk-UA"/>
        </w:rPr>
        <w:t>http://www.heuristic.su/effects/catalog/tech/byId/description/1214/index.htm</w:t>
      </w:r>
    </w:p>
    <w:p w14:paraId="25043264" w14:textId="481E7BBA" w:rsidR="00F04CE0" w:rsidRPr="00CE587F" w:rsidRDefault="00992CF6"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sidRPr="00CE587F">
        <w:rPr>
          <w:b w:val="0"/>
          <w:color w:val="000000"/>
          <w:sz w:val="28"/>
          <w:szCs w:val="28"/>
          <w:lang w:val="uk-UA"/>
        </w:rPr>
        <w:t>1</w:t>
      </w:r>
      <w:r w:rsidR="00635B5D">
        <w:rPr>
          <w:b w:val="0"/>
          <w:color w:val="000000"/>
          <w:sz w:val="28"/>
          <w:szCs w:val="28"/>
          <w:lang w:val="uk-UA"/>
        </w:rPr>
        <w:t xml:space="preserve">0. </w:t>
      </w:r>
      <w:r w:rsidR="00CC23BD" w:rsidRPr="00CE587F">
        <w:rPr>
          <w:b w:val="0"/>
          <w:color w:val="000000"/>
          <w:sz w:val="28"/>
          <w:szCs w:val="28"/>
          <w:lang w:val="uk-UA"/>
        </w:rPr>
        <w:t xml:space="preserve">Поїзд кодування. </w:t>
      </w:r>
      <w:r w:rsidRPr="00CE587F">
        <w:rPr>
          <w:b w:val="0"/>
          <w:color w:val="000000"/>
          <w:sz w:val="28"/>
          <w:szCs w:val="28"/>
          <w:lang w:val="uk-UA"/>
        </w:rPr>
        <w:t xml:space="preserve">Виклик кодування # 159: Моделювання простого маятника </w:t>
      </w:r>
      <w:r w:rsidR="00CC23BD" w:rsidRPr="00CE587F">
        <w:rPr>
          <w:b w:val="0"/>
          <w:color w:val="000000"/>
          <w:sz w:val="28"/>
          <w:szCs w:val="28"/>
          <w:lang w:val="uk-UA"/>
        </w:rPr>
        <w:t>[Електронний ресурс]: [</w:t>
      </w:r>
      <w:r w:rsidRPr="00CE587F">
        <w:rPr>
          <w:b w:val="0"/>
          <w:color w:val="000000"/>
          <w:sz w:val="28"/>
          <w:szCs w:val="28"/>
          <w:lang w:val="uk-UA"/>
        </w:rPr>
        <w:t>В</w:t>
      </w:r>
      <w:r w:rsidR="00F04CE0" w:rsidRPr="00CE587F">
        <w:rPr>
          <w:b w:val="0"/>
          <w:color w:val="000000"/>
          <w:sz w:val="28"/>
          <w:szCs w:val="28"/>
          <w:lang w:val="uk-UA"/>
        </w:rPr>
        <w:t xml:space="preserve">ідео з </w:t>
      </w:r>
      <w:proofErr w:type="spellStart"/>
      <w:r w:rsidR="00F04CE0" w:rsidRPr="00CE587F">
        <w:rPr>
          <w:b w:val="0"/>
          <w:color w:val="000000"/>
          <w:sz w:val="28"/>
          <w:szCs w:val="28"/>
          <w:lang w:val="uk-UA"/>
        </w:rPr>
        <w:t>списка</w:t>
      </w:r>
      <w:proofErr w:type="spellEnd"/>
      <w:r w:rsidR="00F04CE0" w:rsidRPr="00CE587F">
        <w:rPr>
          <w:b w:val="0"/>
          <w:color w:val="000000"/>
          <w:sz w:val="28"/>
          <w:szCs w:val="28"/>
          <w:lang w:val="uk-UA"/>
        </w:rPr>
        <w:t xml:space="preserve"> </w:t>
      </w:r>
      <w:proofErr w:type="spellStart"/>
      <w:r w:rsidR="00F04CE0" w:rsidRPr="00CE587F">
        <w:rPr>
          <w:b w:val="0"/>
          <w:color w:val="000000"/>
          <w:sz w:val="28"/>
          <w:szCs w:val="28"/>
          <w:lang w:val="uk-UA"/>
        </w:rPr>
        <w:t>відтворень</w:t>
      </w:r>
      <w:proofErr w:type="spellEnd"/>
      <w:r w:rsidRPr="00CE587F">
        <w:rPr>
          <w:b w:val="0"/>
          <w:color w:val="000000"/>
          <w:sz w:val="28"/>
          <w:szCs w:val="28"/>
          <w:lang w:val="uk-UA"/>
        </w:rPr>
        <w:t xml:space="preserve"> Виклик кодування]</w:t>
      </w:r>
      <w:r w:rsidR="00CC23BD" w:rsidRPr="00CE587F">
        <w:rPr>
          <w:b w:val="0"/>
          <w:color w:val="000000"/>
          <w:sz w:val="28"/>
          <w:szCs w:val="28"/>
          <w:lang w:val="uk-UA"/>
        </w:rPr>
        <w:t xml:space="preserve"> </w:t>
      </w:r>
      <w:proofErr w:type="spellStart"/>
      <w:r w:rsidR="00CC23BD" w:rsidRPr="00CE587F">
        <w:rPr>
          <w:b w:val="0"/>
          <w:color w:val="000000"/>
          <w:sz w:val="28"/>
          <w:szCs w:val="28"/>
          <w:lang w:val="uk-UA"/>
        </w:rPr>
        <w:t>YouTube</w:t>
      </w:r>
      <w:proofErr w:type="spellEnd"/>
      <w:r w:rsidR="00CC23BD" w:rsidRPr="00CE587F">
        <w:rPr>
          <w:b w:val="0"/>
          <w:color w:val="000000"/>
          <w:sz w:val="28"/>
          <w:szCs w:val="28"/>
          <w:lang w:val="uk-UA"/>
        </w:rPr>
        <w:t>. – Режим доступу:</w:t>
      </w:r>
      <w:r w:rsidRPr="00CE587F">
        <w:rPr>
          <w:sz w:val="28"/>
          <w:szCs w:val="28"/>
          <w:lang w:val="uk-UA"/>
        </w:rPr>
        <w:t xml:space="preserve"> </w:t>
      </w:r>
      <w:r w:rsidRPr="00CE587F">
        <w:rPr>
          <w:b w:val="0"/>
          <w:color w:val="000000"/>
          <w:sz w:val="28"/>
          <w:szCs w:val="28"/>
          <w:lang w:val="uk-UA"/>
        </w:rPr>
        <w:t xml:space="preserve">https://www.youtube.com/watch?v=NBWMtlbbOag&amp;t=203s </w:t>
      </w:r>
      <w:r w:rsidR="00CC23BD" w:rsidRPr="00CE587F">
        <w:rPr>
          <w:b w:val="0"/>
          <w:color w:val="000000"/>
          <w:sz w:val="28"/>
          <w:szCs w:val="28"/>
          <w:lang w:val="uk-UA"/>
        </w:rPr>
        <w:t>– Назва з екран</w:t>
      </w:r>
      <w:r w:rsidRPr="00CE587F">
        <w:rPr>
          <w:b w:val="0"/>
          <w:color w:val="000000"/>
          <w:sz w:val="28"/>
          <w:szCs w:val="28"/>
          <w:lang w:val="uk-UA"/>
        </w:rPr>
        <w:t>а. – Дата публікації: 20.02.2021</w:t>
      </w:r>
      <w:r w:rsidR="00CC23BD" w:rsidRPr="00CE587F">
        <w:rPr>
          <w:b w:val="0"/>
          <w:color w:val="000000"/>
          <w:sz w:val="28"/>
          <w:szCs w:val="28"/>
          <w:lang w:val="uk-UA"/>
        </w:rPr>
        <w:t>. – Дата</w:t>
      </w:r>
      <w:r w:rsidRPr="00CE587F">
        <w:rPr>
          <w:b w:val="0"/>
          <w:color w:val="000000"/>
          <w:sz w:val="28"/>
          <w:szCs w:val="28"/>
          <w:lang w:val="uk-UA"/>
        </w:rPr>
        <w:t xml:space="preserve"> перегляду : 07.04.2021</w:t>
      </w:r>
    </w:p>
    <w:p w14:paraId="0C4BF8C2" w14:textId="751E1FFF" w:rsidR="002C1718" w:rsidRPr="00CE587F"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lastRenderedPageBreak/>
        <w:t>11</w:t>
      </w:r>
      <w:r w:rsidR="002C1718" w:rsidRPr="00CE587F">
        <w:rPr>
          <w:b w:val="0"/>
          <w:color w:val="000000"/>
          <w:sz w:val="28"/>
          <w:szCs w:val="28"/>
          <w:lang w:val="uk-UA"/>
        </w:rPr>
        <w:t>. Моя фізична лабораторія .Подвійний маятник [Електронний ресурс] : [Веб-сайт] Режим доступу:</w:t>
      </w:r>
      <w:r w:rsidR="002C1718" w:rsidRPr="00CE587F">
        <w:rPr>
          <w:sz w:val="28"/>
          <w:szCs w:val="28"/>
          <w:lang w:val="uk-UA"/>
        </w:rPr>
        <w:t xml:space="preserve"> </w:t>
      </w:r>
      <w:r w:rsidR="002C1718" w:rsidRPr="00CE587F">
        <w:rPr>
          <w:b w:val="0"/>
          <w:color w:val="000000"/>
          <w:sz w:val="28"/>
          <w:szCs w:val="28"/>
          <w:lang w:val="uk-UA"/>
        </w:rPr>
        <w:t>https://www.myphysicslab.com/pendulum/double-pendulum-en.html</w:t>
      </w:r>
    </w:p>
    <w:p w14:paraId="7995E96D" w14:textId="77777777" w:rsidR="00635B5D"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12. </w:t>
      </w:r>
      <w:r w:rsidR="00F04CE0" w:rsidRPr="00CE587F">
        <w:rPr>
          <w:b w:val="0"/>
          <w:color w:val="000000"/>
          <w:sz w:val="28"/>
          <w:szCs w:val="28"/>
          <w:lang w:val="uk-UA"/>
        </w:rPr>
        <w:t xml:space="preserve">Поїзд кодування. Виклик кодування # 93:  </w:t>
      </w:r>
      <w:r w:rsidR="007252B3" w:rsidRPr="00CE587F">
        <w:rPr>
          <w:b w:val="0"/>
          <w:color w:val="000000"/>
          <w:sz w:val="28"/>
          <w:szCs w:val="28"/>
          <w:lang w:val="uk-UA"/>
        </w:rPr>
        <w:t>П</w:t>
      </w:r>
      <w:r w:rsidR="00F04CE0" w:rsidRPr="00CE587F">
        <w:rPr>
          <w:b w:val="0"/>
          <w:color w:val="000000"/>
          <w:sz w:val="28"/>
          <w:szCs w:val="28"/>
          <w:lang w:val="uk-UA"/>
        </w:rPr>
        <w:t xml:space="preserve">одвійний маятник  [Електронний ресурс] : [Відео з </w:t>
      </w:r>
      <w:proofErr w:type="spellStart"/>
      <w:r w:rsidR="00F04CE0" w:rsidRPr="00CE587F">
        <w:rPr>
          <w:b w:val="0"/>
          <w:color w:val="000000"/>
          <w:sz w:val="28"/>
          <w:szCs w:val="28"/>
          <w:lang w:val="uk-UA"/>
        </w:rPr>
        <w:t>списка</w:t>
      </w:r>
      <w:proofErr w:type="spellEnd"/>
      <w:r w:rsidR="00F04CE0" w:rsidRPr="00CE587F">
        <w:rPr>
          <w:b w:val="0"/>
          <w:color w:val="000000"/>
          <w:sz w:val="28"/>
          <w:szCs w:val="28"/>
          <w:lang w:val="uk-UA"/>
        </w:rPr>
        <w:t xml:space="preserve"> </w:t>
      </w:r>
      <w:proofErr w:type="spellStart"/>
      <w:r w:rsidR="00F04CE0" w:rsidRPr="00CE587F">
        <w:rPr>
          <w:b w:val="0"/>
          <w:color w:val="000000"/>
          <w:sz w:val="28"/>
          <w:szCs w:val="28"/>
          <w:lang w:val="uk-UA"/>
        </w:rPr>
        <w:t>відтворень</w:t>
      </w:r>
      <w:proofErr w:type="spellEnd"/>
      <w:r w:rsidR="00F04CE0" w:rsidRPr="00CE587F">
        <w:rPr>
          <w:b w:val="0"/>
          <w:color w:val="000000"/>
          <w:sz w:val="28"/>
          <w:szCs w:val="28"/>
          <w:lang w:val="uk-UA"/>
        </w:rPr>
        <w:t xml:space="preserve"> Виклик кодування] </w:t>
      </w:r>
      <w:proofErr w:type="spellStart"/>
      <w:r w:rsidR="00F04CE0" w:rsidRPr="00CE587F">
        <w:rPr>
          <w:b w:val="0"/>
          <w:color w:val="000000"/>
          <w:sz w:val="28"/>
          <w:szCs w:val="28"/>
          <w:lang w:val="uk-UA"/>
        </w:rPr>
        <w:t>YouTube</w:t>
      </w:r>
      <w:proofErr w:type="spellEnd"/>
      <w:r w:rsidR="00F04CE0" w:rsidRPr="00CE587F">
        <w:rPr>
          <w:b w:val="0"/>
          <w:color w:val="000000"/>
          <w:sz w:val="28"/>
          <w:szCs w:val="28"/>
          <w:lang w:val="uk-UA"/>
        </w:rPr>
        <w:t>. – Режим доступу:</w:t>
      </w:r>
      <w:r w:rsidR="00F04CE0" w:rsidRPr="00CE587F">
        <w:rPr>
          <w:sz w:val="28"/>
          <w:szCs w:val="28"/>
          <w:lang w:val="uk-UA"/>
        </w:rPr>
        <w:t xml:space="preserve"> </w:t>
      </w:r>
      <w:hyperlink r:id="rId49" w:history="1">
        <w:r w:rsidR="00F600D0" w:rsidRPr="00CE587F">
          <w:rPr>
            <w:rStyle w:val="Hyperlink"/>
            <w:b w:val="0"/>
            <w:sz w:val="28"/>
            <w:szCs w:val="28"/>
            <w:lang w:val="uk-UA"/>
          </w:rPr>
          <w:t>https://www.youtube.com/watch?v=uWzPe_S-RVE203s</w:t>
        </w:r>
      </w:hyperlink>
      <w:r w:rsidR="00F600D0" w:rsidRPr="00CE587F">
        <w:rPr>
          <w:b w:val="0"/>
          <w:color w:val="000000"/>
          <w:sz w:val="28"/>
          <w:szCs w:val="28"/>
          <w:lang w:val="uk-UA"/>
        </w:rPr>
        <w:t xml:space="preserve"> </w:t>
      </w:r>
      <w:r w:rsidR="00F04CE0" w:rsidRPr="00CE587F">
        <w:rPr>
          <w:b w:val="0"/>
          <w:color w:val="000000"/>
          <w:sz w:val="28"/>
          <w:szCs w:val="28"/>
          <w:lang w:val="uk-UA"/>
        </w:rPr>
        <w:t xml:space="preserve"> – Назва з екрана. – Дата публікації: 13.02.2018. – Дата перегляду : 18.04.2021</w:t>
      </w:r>
    </w:p>
    <w:p w14:paraId="69950E8D" w14:textId="027F91FC" w:rsidR="007C1894" w:rsidRPr="00CE587F" w:rsidRDefault="00635B5D" w:rsidP="00635B5D">
      <w:pPr>
        <w:pStyle w:val="Heading1"/>
        <w:shd w:val="clear" w:color="auto" w:fill="FFFFFF" w:themeFill="background1"/>
        <w:spacing w:before="0" w:beforeAutospacing="0" w:after="0" w:afterAutospacing="0" w:line="360" w:lineRule="auto"/>
        <w:jc w:val="both"/>
        <w:rPr>
          <w:b w:val="0"/>
          <w:color w:val="000000"/>
          <w:sz w:val="28"/>
          <w:szCs w:val="28"/>
          <w:lang w:val="uk-UA"/>
        </w:rPr>
      </w:pPr>
      <w:r>
        <w:rPr>
          <w:b w:val="0"/>
          <w:color w:val="000000"/>
          <w:sz w:val="28"/>
          <w:szCs w:val="28"/>
          <w:lang w:val="uk-UA"/>
        </w:rPr>
        <w:t xml:space="preserve">13. </w:t>
      </w:r>
      <w:r w:rsidR="007C1894" w:rsidRPr="00CE587F">
        <w:rPr>
          <w:b w:val="0"/>
          <w:color w:val="000000"/>
          <w:sz w:val="28"/>
          <w:szCs w:val="28"/>
          <w:lang w:val="uk-UA"/>
        </w:rPr>
        <w:t xml:space="preserve">Поїзд </w:t>
      </w:r>
      <w:r w:rsidR="00F600D0" w:rsidRPr="00CE587F">
        <w:rPr>
          <w:b w:val="0"/>
          <w:color w:val="000000"/>
          <w:sz w:val="28"/>
          <w:szCs w:val="28"/>
          <w:lang w:val="uk-UA"/>
        </w:rPr>
        <w:t>кодування. Виклик кодування # 160</w:t>
      </w:r>
      <w:r w:rsidR="007C1894" w:rsidRPr="00CE587F">
        <w:rPr>
          <w:b w:val="0"/>
          <w:color w:val="000000"/>
          <w:sz w:val="28"/>
          <w:szCs w:val="28"/>
          <w:lang w:val="uk-UA"/>
        </w:rPr>
        <w:t xml:space="preserve">:  </w:t>
      </w:r>
      <w:proofErr w:type="spellStart"/>
      <w:r w:rsidR="007C1894" w:rsidRPr="00CE587F">
        <w:rPr>
          <w:b w:val="0"/>
          <w:color w:val="000000"/>
          <w:sz w:val="28"/>
          <w:szCs w:val="28"/>
          <w:lang w:val="uk-UA"/>
        </w:rPr>
        <w:t>П</w:t>
      </w:r>
      <w:r w:rsidR="00F600D0" w:rsidRPr="00CE587F">
        <w:rPr>
          <w:b w:val="0"/>
          <w:color w:val="000000"/>
          <w:sz w:val="28"/>
          <w:szCs w:val="28"/>
          <w:lang w:val="uk-UA"/>
        </w:rPr>
        <w:t>ружня</w:t>
      </w:r>
      <w:proofErr w:type="spellEnd"/>
      <w:r w:rsidR="00F600D0" w:rsidRPr="00CE587F">
        <w:rPr>
          <w:b w:val="0"/>
          <w:color w:val="000000"/>
          <w:sz w:val="28"/>
          <w:szCs w:val="28"/>
          <w:lang w:val="uk-UA"/>
        </w:rPr>
        <w:t xml:space="preserve"> сила</w:t>
      </w:r>
      <w:r w:rsidR="007C1894" w:rsidRPr="00CE587F">
        <w:rPr>
          <w:b w:val="0"/>
          <w:color w:val="000000"/>
          <w:sz w:val="28"/>
          <w:szCs w:val="28"/>
          <w:lang w:val="uk-UA"/>
        </w:rPr>
        <w:t xml:space="preserve"> [Електронний ресурс] : [Відео з </w:t>
      </w:r>
      <w:proofErr w:type="spellStart"/>
      <w:r w:rsidR="007C1894" w:rsidRPr="00CE587F">
        <w:rPr>
          <w:b w:val="0"/>
          <w:color w:val="000000"/>
          <w:sz w:val="28"/>
          <w:szCs w:val="28"/>
          <w:lang w:val="uk-UA"/>
        </w:rPr>
        <w:t>списка</w:t>
      </w:r>
      <w:proofErr w:type="spellEnd"/>
      <w:r w:rsidR="007C1894" w:rsidRPr="00CE587F">
        <w:rPr>
          <w:b w:val="0"/>
          <w:color w:val="000000"/>
          <w:sz w:val="28"/>
          <w:szCs w:val="28"/>
          <w:lang w:val="uk-UA"/>
        </w:rPr>
        <w:t xml:space="preserve"> </w:t>
      </w:r>
      <w:proofErr w:type="spellStart"/>
      <w:r w:rsidR="007C1894" w:rsidRPr="00CE587F">
        <w:rPr>
          <w:b w:val="0"/>
          <w:color w:val="000000"/>
          <w:sz w:val="28"/>
          <w:szCs w:val="28"/>
          <w:lang w:val="uk-UA"/>
        </w:rPr>
        <w:t>відтворень</w:t>
      </w:r>
      <w:proofErr w:type="spellEnd"/>
      <w:r w:rsidR="007C1894" w:rsidRPr="00CE587F">
        <w:rPr>
          <w:b w:val="0"/>
          <w:color w:val="000000"/>
          <w:sz w:val="28"/>
          <w:szCs w:val="28"/>
          <w:lang w:val="uk-UA"/>
        </w:rPr>
        <w:t xml:space="preserve"> Виклик кодування] </w:t>
      </w:r>
      <w:proofErr w:type="spellStart"/>
      <w:r w:rsidR="007C1894" w:rsidRPr="00CE587F">
        <w:rPr>
          <w:b w:val="0"/>
          <w:color w:val="000000"/>
          <w:sz w:val="28"/>
          <w:szCs w:val="28"/>
          <w:lang w:val="uk-UA"/>
        </w:rPr>
        <w:t>YouTube</w:t>
      </w:r>
      <w:proofErr w:type="spellEnd"/>
      <w:r w:rsidR="007C1894" w:rsidRPr="00CE587F">
        <w:rPr>
          <w:b w:val="0"/>
          <w:color w:val="000000"/>
          <w:sz w:val="28"/>
          <w:szCs w:val="28"/>
          <w:lang w:val="uk-UA"/>
        </w:rPr>
        <w:t>. – Режим доступу:</w:t>
      </w:r>
      <w:r w:rsidR="00F600D0" w:rsidRPr="00CE587F">
        <w:rPr>
          <w:b w:val="0"/>
          <w:sz w:val="28"/>
          <w:szCs w:val="28"/>
          <w:lang w:val="uk-UA"/>
        </w:rPr>
        <w:t xml:space="preserve"> </w:t>
      </w:r>
      <w:hyperlink r:id="rId50" w:history="1">
        <w:r w:rsidR="00F600D0" w:rsidRPr="00CE587F">
          <w:rPr>
            <w:rStyle w:val="Hyperlink"/>
            <w:b w:val="0"/>
            <w:sz w:val="28"/>
            <w:szCs w:val="28"/>
            <w:lang w:val="uk-UA"/>
          </w:rPr>
          <w:t>https://www.youtube.com/watch?v=Rr-5HiXquhw&amp;t=807s</w:t>
        </w:r>
      </w:hyperlink>
      <w:r w:rsidR="00F600D0" w:rsidRPr="00CE587F">
        <w:rPr>
          <w:b w:val="0"/>
          <w:sz w:val="28"/>
          <w:szCs w:val="28"/>
          <w:lang w:val="uk-UA"/>
        </w:rPr>
        <w:t xml:space="preserve"> </w:t>
      </w:r>
      <w:r w:rsidR="007C1894" w:rsidRPr="00CE587F">
        <w:rPr>
          <w:b w:val="0"/>
          <w:color w:val="000000"/>
          <w:sz w:val="28"/>
          <w:szCs w:val="28"/>
          <w:lang w:val="uk-UA"/>
        </w:rPr>
        <w:t xml:space="preserve">– Назва з екрана. – Дата публікації: </w:t>
      </w:r>
      <w:r w:rsidR="00F600D0" w:rsidRPr="00CE587F">
        <w:rPr>
          <w:b w:val="0"/>
          <w:color w:val="000000"/>
          <w:sz w:val="28"/>
          <w:szCs w:val="28"/>
          <w:lang w:val="uk-UA"/>
        </w:rPr>
        <w:t>22</w:t>
      </w:r>
      <w:r w:rsidR="007C1894" w:rsidRPr="00CE587F">
        <w:rPr>
          <w:b w:val="0"/>
          <w:color w:val="000000"/>
          <w:sz w:val="28"/>
          <w:szCs w:val="28"/>
          <w:lang w:val="uk-UA"/>
        </w:rPr>
        <w:t>.02.20</w:t>
      </w:r>
      <w:r w:rsidR="00F600D0" w:rsidRPr="00CE587F">
        <w:rPr>
          <w:b w:val="0"/>
          <w:color w:val="000000"/>
          <w:sz w:val="28"/>
          <w:szCs w:val="28"/>
          <w:lang w:val="uk-UA"/>
        </w:rPr>
        <w:t>21</w:t>
      </w:r>
      <w:r w:rsidR="007C1894" w:rsidRPr="00CE587F">
        <w:rPr>
          <w:b w:val="0"/>
          <w:color w:val="000000"/>
          <w:sz w:val="28"/>
          <w:szCs w:val="28"/>
          <w:lang w:val="uk-UA"/>
        </w:rPr>
        <w:t xml:space="preserve">. – Дата перегляду : </w:t>
      </w:r>
      <w:r w:rsidR="00F600D0" w:rsidRPr="00CE587F">
        <w:rPr>
          <w:b w:val="0"/>
          <w:color w:val="000000"/>
          <w:sz w:val="28"/>
          <w:szCs w:val="28"/>
          <w:lang w:val="uk-UA"/>
        </w:rPr>
        <w:t>28</w:t>
      </w:r>
      <w:r w:rsidR="007C1894" w:rsidRPr="00CE587F">
        <w:rPr>
          <w:b w:val="0"/>
          <w:color w:val="000000"/>
          <w:sz w:val="28"/>
          <w:szCs w:val="28"/>
          <w:lang w:val="uk-UA"/>
        </w:rPr>
        <w:t>.04.2021</w:t>
      </w:r>
    </w:p>
    <w:p w14:paraId="165C243F" w14:textId="77777777" w:rsidR="007C1894" w:rsidRPr="00CE587F" w:rsidRDefault="007C1894" w:rsidP="0075422E">
      <w:pPr>
        <w:pStyle w:val="Heading1"/>
        <w:shd w:val="clear" w:color="auto" w:fill="FFFFFF" w:themeFill="background1"/>
        <w:spacing w:before="0" w:beforeAutospacing="0" w:after="0" w:afterAutospacing="0" w:line="360" w:lineRule="auto"/>
        <w:ind w:firstLine="709"/>
        <w:rPr>
          <w:b w:val="0"/>
          <w:color w:val="000000"/>
          <w:sz w:val="28"/>
          <w:szCs w:val="28"/>
          <w:lang w:val="uk-UA"/>
        </w:rPr>
      </w:pPr>
    </w:p>
    <w:p w14:paraId="67E74360" w14:textId="77777777" w:rsidR="00F04CE0" w:rsidRPr="00CE587F" w:rsidRDefault="00F04CE0" w:rsidP="0075422E">
      <w:pPr>
        <w:pStyle w:val="Heading1"/>
        <w:shd w:val="clear" w:color="auto" w:fill="FFFFFF" w:themeFill="background1"/>
        <w:spacing w:before="0" w:beforeAutospacing="0" w:after="0" w:afterAutospacing="0" w:line="360" w:lineRule="auto"/>
        <w:ind w:firstLine="709"/>
        <w:rPr>
          <w:b w:val="0"/>
          <w:bCs w:val="0"/>
          <w:sz w:val="28"/>
          <w:szCs w:val="28"/>
          <w:lang w:val="uk-UA"/>
        </w:rPr>
      </w:pPr>
    </w:p>
    <w:p w14:paraId="2E10A673" w14:textId="77777777" w:rsidR="00F04CE0" w:rsidRPr="00CE587F" w:rsidRDefault="00F04CE0" w:rsidP="0075422E">
      <w:pPr>
        <w:pStyle w:val="Heading1"/>
        <w:shd w:val="clear" w:color="auto" w:fill="FFFFFF" w:themeFill="background1"/>
        <w:spacing w:before="0" w:beforeAutospacing="0" w:after="0" w:afterAutospacing="0" w:line="360" w:lineRule="auto"/>
        <w:ind w:firstLine="709"/>
        <w:rPr>
          <w:b w:val="0"/>
          <w:bCs w:val="0"/>
          <w:sz w:val="28"/>
          <w:szCs w:val="28"/>
          <w:lang w:val="uk-UA"/>
        </w:rPr>
      </w:pPr>
    </w:p>
    <w:sectPr w:rsidR="00F04CE0" w:rsidRPr="00CE587F" w:rsidSect="00CE587F">
      <w:footerReference w:type="default" r:id="rId51"/>
      <w:footerReference w:type="first" r:id="rId52"/>
      <w:pgSz w:w="11906" w:h="16838"/>
      <w:pgMar w:top="1134" w:right="850" w:bottom="1134" w:left="1701"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1E329" w14:textId="77777777" w:rsidR="006A3ECE" w:rsidRDefault="006A3ECE" w:rsidP="00910439">
      <w:pPr>
        <w:spacing w:after="0" w:line="240" w:lineRule="auto"/>
      </w:pPr>
      <w:r>
        <w:separator/>
      </w:r>
    </w:p>
  </w:endnote>
  <w:endnote w:type="continuationSeparator" w:id="0">
    <w:p w14:paraId="1E16FE83" w14:textId="77777777" w:rsidR="006A3ECE" w:rsidRDefault="006A3ECE" w:rsidP="00910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2388079"/>
      <w:docPartObj>
        <w:docPartGallery w:val="Page Numbers (Bottom of Page)"/>
        <w:docPartUnique/>
      </w:docPartObj>
    </w:sdtPr>
    <w:sdtContent>
      <w:p w14:paraId="5464AFA3" w14:textId="28AF04E8" w:rsidR="00CE587F" w:rsidRDefault="00CE587F">
        <w:pPr>
          <w:pStyle w:val="Footer"/>
          <w:jc w:val="right"/>
        </w:pPr>
        <w:r>
          <w:fldChar w:fldCharType="begin"/>
        </w:r>
        <w:r>
          <w:instrText>PAGE   \* MERGEFORMAT</w:instrText>
        </w:r>
        <w:r>
          <w:fldChar w:fldCharType="separate"/>
        </w:r>
        <w:r>
          <w:t>2</w:t>
        </w:r>
        <w:r>
          <w:fldChar w:fldCharType="end"/>
        </w:r>
      </w:p>
    </w:sdtContent>
  </w:sdt>
  <w:p w14:paraId="5D81AC7D" w14:textId="77777777" w:rsidR="00CE587F" w:rsidRDefault="00CE58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009841"/>
      <w:docPartObj>
        <w:docPartGallery w:val="Page Numbers (Bottom of Page)"/>
        <w:docPartUnique/>
      </w:docPartObj>
    </w:sdtPr>
    <w:sdtContent>
      <w:p w14:paraId="5DC87459" w14:textId="77777777" w:rsidR="00CE587F" w:rsidRDefault="00CE587F">
        <w:pPr>
          <w:pStyle w:val="Footer"/>
          <w:jc w:val="right"/>
        </w:pPr>
      </w:p>
      <w:p w14:paraId="05286CE4" w14:textId="2090603B" w:rsidR="00CE587F" w:rsidRDefault="00B75D8E">
        <w:pPr>
          <w:pStyle w:val="Footer"/>
          <w:jc w:val="right"/>
        </w:pPr>
      </w:p>
    </w:sdtContent>
  </w:sdt>
  <w:p w14:paraId="429DB8E5" w14:textId="77777777" w:rsidR="00CE587F" w:rsidRDefault="00CE58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89B25" w14:textId="77777777" w:rsidR="006A3ECE" w:rsidRDefault="006A3ECE" w:rsidP="00910439">
      <w:pPr>
        <w:spacing w:after="0" w:line="240" w:lineRule="auto"/>
      </w:pPr>
      <w:r>
        <w:separator/>
      </w:r>
    </w:p>
  </w:footnote>
  <w:footnote w:type="continuationSeparator" w:id="0">
    <w:p w14:paraId="13DDAFFF" w14:textId="77777777" w:rsidR="006A3ECE" w:rsidRDefault="006A3ECE" w:rsidP="009104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00E5A"/>
    <w:multiLevelType w:val="multilevel"/>
    <w:tmpl w:val="6C52019A"/>
    <w:lvl w:ilvl="0">
      <w:start w:val="1"/>
      <w:numFmt w:val="decimal"/>
      <w:lvlText w:val="%1."/>
      <w:lvlJc w:val="left"/>
      <w:pPr>
        <w:ind w:left="675" w:hanging="675"/>
      </w:pPr>
    </w:lvl>
    <w:lvl w:ilvl="1">
      <w:start w:val="3"/>
      <w:numFmt w:val="decimal"/>
      <w:lvlText w:val="%1.%2."/>
      <w:lvlJc w:val="left"/>
      <w:pPr>
        <w:ind w:left="1364" w:hanging="720"/>
      </w:pPr>
    </w:lvl>
    <w:lvl w:ilvl="2">
      <w:start w:val="1"/>
      <w:numFmt w:val="decimal"/>
      <w:lvlText w:val="%1.%2.%3."/>
      <w:lvlJc w:val="left"/>
      <w:pPr>
        <w:ind w:left="2008" w:hanging="720"/>
      </w:pPr>
    </w:lvl>
    <w:lvl w:ilvl="3">
      <w:start w:val="1"/>
      <w:numFmt w:val="decimal"/>
      <w:lvlText w:val="%1.%2.%3.%4."/>
      <w:lvlJc w:val="left"/>
      <w:pPr>
        <w:ind w:left="3012" w:hanging="1080"/>
      </w:pPr>
    </w:lvl>
    <w:lvl w:ilvl="4">
      <w:start w:val="1"/>
      <w:numFmt w:val="decimal"/>
      <w:lvlText w:val="%1.%2.%3.%4.%5."/>
      <w:lvlJc w:val="left"/>
      <w:pPr>
        <w:ind w:left="3656" w:hanging="1080"/>
      </w:pPr>
    </w:lvl>
    <w:lvl w:ilvl="5">
      <w:start w:val="1"/>
      <w:numFmt w:val="decimal"/>
      <w:lvlText w:val="%1.%2.%3.%4.%5.%6."/>
      <w:lvlJc w:val="left"/>
      <w:pPr>
        <w:ind w:left="4660" w:hanging="1440"/>
      </w:pPr>
    </w:lvl>
    <w:lvl w:ilvl="6">
      <w:start w:val="1"/>
      <w:numFmt w:val="decimal"/>
      <w:lvlText w:val="%1.%2.%3.%4.%5.%6.%7."/>
      <w:lvlJc w:val="left"/>
      <w:pPr>
        <w:ind w:left="5664" w:hanging="1800"/>
      </w:pPr>
    </w:lvl>
    <w:lvl w:ilvl="7">
      <w:start w:val="1"/>
      <w:numFmt w:val="decimal"/>
      <w:lvlText w:val="%1.%2.%3.%4.%5.%6.%7.%8."/>
      <w:lvlJc w:val="left"/>
      <w:pPr>
        <w:ind w:left="6308" w:hanging="1800"/>
      </w:pPr>
    </w:lvl>
    <w:lvl w:ilvl="8">
      <w:start w:val="1"/>
      <w:numFmt w:val="decimal"/>
      <w:lvlText w:val="%1.%2.%3.%4.%5.%6.%7.%8.%9."/>
      <w:lvlJc w:val="left"/>
      <w:pPr>
        <w:ind w:left="7312" w:hanging="2160"/>
      </w:pPr>
    </w:lvl>
  </w:abstractNum>
  <w:abstractNum w:abstractNumId="1" w15:restartNumberingAfterBreak="0">
    <w:nsid w:val="10123257"/>
    <w:multiLevelType w:val="hybridMultilevel"/>
    <w:tmpl w:val="005E6196"/>
    <w:lvl w:ilvl="0" w:tplc="9B2ECB9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2" w15:restartNumberingAfterBreak="0">
    <w:nsid w:val="102478FD"/>
    <w:multiLevelType w:val="hybridMultilevel"/>
    <w:tmpl w:val="DFD6D704"/>
    <w:lvl w:ilvl="0" w:tplc="77849A16">
      <w:start w:val="1"/>
      <w:numFmt w:val="decimal"/>
      <w:lvlText w:val="%1."/>
      <w:lvlJc w:val="left"/>
      <w:pPr>
        <w:ind w:left="1080" w:hanging="360"/>
      </w:pPr>
    </w:lvl>
    <w:lvl w:ilvl="1" w:tplc="20000019">
      <w:start w:val="1"/>
      <w:numFmt w:val="lowerLetter"/>
      <w:lvlText w:val="%2."/>
      <w:lvlJc w:val="left"/>
      <w:pPr>
        <w:ind w:left="1800" w:hanging="360"/>
      </w:pPr>
    </w:lvl>
    <w:lvl w:ilvl="2" w:tplc="2000001B">
      <w:start w:val="1"/>
      <w:numFmt w:val="lowerRoman"/>
      <w:lvlText w:val="%3."/>
      <w:lvlJc w:val="right"/>
      <w:pPr>
        <w:ind w:left="2520" w:hanging="180"/>
      </w:pPr>
    </w:lvl>
    <w:lvl w:ilvl="3" w:tplc="2000000F">
      <w:start w:val="1"/>
      <w:numFmt w:val="decimal"/>
      <w:lvlText w:val="%4."/>
      <w:lvlJc w:val="left"/>
      <w:pPr>
        <w:ind w:left="3240" w:hanging="360"/>
      </w:pPr>
    </w:lvl>
    <w:lvl w:ilvl="4" w:tplc="20000019">
      <w:start w:val="1"/>
      <w:numFmt w:val="lowerLetter"/>
      <w:lvlText w:val="%5."/>
      <w:lvlJc w:val="left"/>
      <w:pPr>
        <w:ind w:left="3960" w:hanging="360"/>
      </w:pPr>
    </w:lvl>
    <w:lvl w:ilvl="5" w:tplc="2000001B">
      <w:start w:val="1"/>
      <w:numFmt w:val="lowerRoman"/>
      <w:lvlText w:val="%6."/>
      <w:lvlJc w:val="right"/>
      <w:pPr>
        <w:ind w:left="4680" w:hanging="180"/>
      </w:pPr>
    </w:lvl>
    <w:lvl w:ilvl="6" w:tplc="2000000F">
      <w:start w:val="1"/>
      <w:numFmt w:val="decimal"/>
      <w:lvlText w:val="%7."/>
      <w:lvlJc w:val="left"/>
      <w:pPr>
        <w:ind w:left="5400" w:hanging="360"/>
      </w:pPr>
    </w:lvl>
    <w:lvl w:ilvl="7" w:tplc="20000019">
      <w:start w:val="1"/>
      <w:numFmt w:val="lowerLetter"/>
      <w:lvlText w:val="%8."/>
      <w:lvlJc w:val="left"/>
      <w:pPr>
        <w:ind w:left="6120" w:hanging="360"/>
      </w:pPr>
    </w:lvl>
    <w:lvl w:ilvl="8" w:tplc="2000001B">
      <w:start w:val="1"/>
      <w:numFmt w:val="lowerRoman"/>
      <w:lvlText w:val="%9."/>
      <w:lvlJc w:val="right"/>
      <w:pPr>
        <w:ind w:left="6840" w:hanging="180"/>
      </w:pPr>
    </w:lvl>
  </w:abstractNum>
  <w:abstractNum w:abstractNumId="3" w15:restartNumberingAfterBreak="0">
    <w:nsid w:val="1139774D"/>
    <w:multiLevelType w:val="hybridMultilevel"/>
    <w:tmpl w:val="1E888B06"/>
    <w:lvl w:ilvl="0" w:tplc="2000000F">
      <w:start w:val="1"/>
      <w:numFmt w:val="decimal"/>
      <w:lvlText w:val="%1."/>
      <w:lvlJc w:val="left"/>
      <w:pPr>
        <w:ind w:left="502"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4" w15:restartNumberingAfterBreak="0">
    <w:nsid w:val="19C25A0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4875A8"/>
    <w:multiLevelType w:val="hybridMultilevel"/>
    <w:tmpl w:val="36F02824"/>
    <w:lvl w:ilvl="0" w:tplc="F2821370">
      <w:start w:val="1"/>
      <w:numFmt w:val="decimal"/>
      <w:lvlText w:val="%1."/>
      <w:lvlJc w:val="left"/>
      <w:pPr>
        <w:ind w:left="1070" w:hanging="360"/>
      </w:pPr>
      <w:rPr>
        <w:rFonts w:hint="default"/>
      </w:rPr>
    </w:lvl>
    <w:lvl w:ilvl="1" w:tplc="20000019" w:tentative="1">
      <w:start w:val="1"/>
      <w:numFmt w:val="lowerLetter"/>
      <w:lvlText w:val="%2."/>
      <w:lvlJc w:val="left"/>
      <w:pPr>
        <w:ind w:left="1790" w:hanging="360"/>
      </w:pPr>
    </w:lvl>
    <w:lvl w:ilvl="2" w:tplc="2000001B" w:tentative="1">
      <w:start w:val="1"/>
      <w:numFmt w:val="lowerRoman"/>
      <w:lvlText w:val="%3."/>
      <w:lvlJc w:val="right"/>
      <w:pPr>
        <w:ind w:left="2510" w:hanging="180"/>
      </w:pPr>
    </w:lvl>
    <w:lvl w:ilvl="3" w:tplc="2000000F" w:tentative="1">
      <w:start w:val="1"/>
      <w:numFmt w:val="decimal"/>
      <w:lvlText w:val="%4."/>
      <w:lvlJc w:val="left"/>
      <w:pPr>
        <w:ind w:left="3230" w:hanging="360"/>
      </w:pPr>
    </w:lvl>
    <w:lvl w:ilvl="4" w:tplc="20000019" w:tentative="1">
      <w:start w:val="1"/>
      <w:numFmt w:val="lowerLetter"/>
      <w:lvlText w:val="%5."/>
      <w:lvlJc w:val="left"/>
      <w:pPr>
        <w:ind w:left="3950" w:hanging="360"/>
      </w:pPr>
    </w:lvl>
    <w:lvl w:ilvl="5" w:tplc="2000001B" w:tentative="1">
      <w:start w:val="1"/>
      <w:numFmt w:val="lowerRoman"/>
      <w:lvlText w:val="%6."/>
      <w:lvlJc w:val="right"/>
      <w:pPr>
        <w:ind w:left="4670" w:hanging="180"/>
      </w:pPr>
    </w:lvl>
    <w:lvl w:ilvl="6" w:tplc="2000000F" w:tentative="1">
      <w:start w:val="1"/>
      <w:numFmt w:val="decimal"/>
      <w:lvlText w:val="%7."/>
      <w:lvlJc w:val="left"/>
      <w:pPr>
        <w:ind w:left="5390" w:hanging="360"/>
      </w:pPr>
    </w:lvl>
    <w:lvl w:ilvl="7" w:tplc="20000019" w:tentative="1">
      <w:start w:val="1"/>
      <w:numFmt w:val="lowerLetter"/>
      <w:lvlText w:val="%8."/>
      <w:lvlJc w:val="left"/>
      <w:pPr>
        <w:ind w:left="6110" w:hanging="360"/>
      </w:pPr>
    </w:lvl>
    <w:lvl w:ilvl="8" w:tplc="2000001B" w:tentative="1">
      <w:start w:val="1"/>
      <w:numFmt w:val="lowerRoman"/>
      <w:lvlText w:val="%9."/>
      <w:lvlJc w:val="right"/>
      <w:pPr>
        <w:ind w:left="6830" w:hanging="180"/>
      </w:pPr>
    </w:lvl>
  </w:abstractNum>
  <w:abstractNum w:abstractNumId="6" w15:restartNumberingAfterBreak="0">
    <w:nsid w:val="2B3540D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BBE561C"/>
    <w:multiLevelType w:val="hybridMultilevel"/>
    <w:tmpl w:val="0B54D0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E4B22E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1891F3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46195C"/>
    <w:multiLevelType w:val="hybridMultilevel"/>
    <w:tmpl w:val="91E8E2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9022359"/>
    <w:multiLevelType w:val="hybridMultilevel"/>
    <w:tmpl w:val="CED0A816"/>
    <w:lvl w:ilvl="0" w:tplc="353A3B8C">
      <w:start w:val="1"/>
      <w:numFmt w:val="decimal"/>
      <w:lvlText w:val="%1"/>
      <w:lvlJc w:val="left"/>
      <w:pPr>
        <w:ind w:left="1069" w:hanging="360"/>
      </w:pPr>
      <w:rPr>
        <w:rFonts w:eastAsiaTheme="minorHAnsi" w:hint="default"/>
        <w:b w:val="0"/>
        <w:color w:val="333333"/>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2" w15:restartNumberingAfterBreak="0">
    <w:nsid w:val="66495D5F"/>
    <w:multiLevelType w:val="hybridMultilevel"/>
    <w:tmpl w:val="EDD0CBD8"/>
    <w:lvl w:ilvl="0" w:tplc="AB208604">
      <w:start w:val="1"/>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72C36195"/>
    <w:multiLevelType w:val="hybridMultilevel"/>
    <w:tmpl w:val="5082F04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num w:numId="1" w16cid:durableId="1984769922">
    <w:abstractNumId w:val="8"/>
  </w:num>
  <w:num w:numId="2" w16cid:durableId="1423601788">
    <w:abstractNumId w:val="10"/>
  </w:num>
  <w:num w:numId="3" w16cid:durableId="706222320">
    <w:abstractNumId w:val="9"/>
  </w:num>
  <w:num w:numId="4" w16cid:durableId="1712219944">
    <w:abstractNumId w:val="6"/>
  </w:num>
  <w:num w:numId="5" w16cid:durableId="1135173027">
    <w:abstractNumId w:val="4"/>
  </w:num>
  <w:num w:numId="6" w16cid:durableId="39716670">
    <w:abstractNumId w:val="7"/>
  </w:num>
  <w:num w:numId="7" w16cid:durableId="1541480347">
    <w:abstractNumId w:val="11"/>
  </w:num>
  <w:num w:numId="8" w16cid:durableId="693071629">
    <w:abstractNumId w:val="12"/>
  </w:num>
  <w:num w:numId="9" w16cid:durableId="1672567362">
    <w:abstractNumId w:val="5"/>
  </w:num>
  <w:num w:numId="10" w16cid:durableId="13470585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07709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87803302">
    <w:abstractNumId w:val="0"/>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26232724">
    <w:abstractNumId w:val="1"/>
  </w:num>
  <w:num w:numId="14" w16cid:durableId="21543505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Касіянчук_Іванна">
    <w15:presenceInfo w15:providerId="None" w15:userId="Касіянчук_Іван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trackRevisio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9F1"/>
    <w:rsid w:val="000024DB"/>
    <w:rsid w:val="00005981"/>
    <w:rsid w:val="00012FED"/>
    <w:rsid w:val="000230C6"/>
    <w:rsid w:val="00030EA8"/>
    <w:rsid w:val="00032456"/>
    <w:rsid w:val="00040926"/>
    <w:rsid w:val="00041C6A"/>
    <w:rsid w:val="000500F7"/>
    <w:rsid w:val="00052983"/>
    <w:rsid w:val="0005776E"/>
    <w:rsid w:val="00060C9C"/>
    <w:rsid w:val="00071FF3"/>
    <w:rsid w:val="00076E22"/>
    <w:rsid w:val="0008099C"/>
    <w:rsid w:val="00096242"/>
    <w:rsid w:val="000B2295"/>
    <w:rsid w:val="000B4408"/>
    <w:rsid w:val="000C5E18"/>
    <w:rsid w:val="000D091B"/>
    <w:rsid w:val="000D2462"/>
    <w:rsid w:val="000E07AD"/>
    <w:rsid w:val="000F0465"/>
    <w:rsid w:val="00117865"/>
    <w:rsid w:val="001311E4"/>
    <w:rsid w:val="0015192F"/>
    <w:rsid w:val="0016532B"/>
    <w:rsid w:val="00170B79"/>
    <w:rsid w:val="00176F66"/>
    <w:rsid w:val="00180C75"/>
    <w:rsid w:val="001E02C8"/>
    <w:rsid w:val="001F6B38"/>
    <w:rsid w:val="002066DA"/>
    <w:rsid w:val="0022323E"/>
    <w:rsid w:val="00234E31"/>
    <w:rsid w:val="00236487"/>
    <w:rsid w:val="0023678C"/>
    <w:rsid w:val="0025209A"/>
    <w:rsid w:val="00253F48"/>
    <w:rsid w:val="00254EE9"/>
    <w:rsid w:val="00282F5B"/>
    <w:rsid w:val="00297009"/>
    <w:rsid w:val="002B3992"/>
    <w:rsid w:val="002B6619"/>
    <w:rsid w:val="002C1718"/>
    <w:rsid w:val="002E43B5"/>
    <w:rsid w:val="002F0460"/>
    <w:rsid w:val="00326BDA"/>
    <w:rsid w:val="003325F5"/>
    <w:rsid w:val="0035012E"/>
    <w:rsid w:val="00371CA2"/>
    <w:rsid w:val="00372854"/>
    <w:rsid w:val="00375227"/>
    <w:rsid w:val="0038011F"/>
    <w:rsid w:val="00384DC6"/>
    <w:rsid w:val="00391EC0"/>
    <w:rsid w:val="00395014"/>
    <w:rsid w:val="0039623C"/>
    <w:rsid w:val="00397552"/>
    <w:rsid w:val="003B568C"/>
    <w:rsid w:val="003C514A"/>
    <w:rsid w:val="003C6616"/>
    <w:rsid w:val="003C664D"/>
    <w:rsid w:val="003C789B"/>
    <w:rsid w:val="003E439F"/>
    <w:rsid w:val="003E69D1"/>
    <w:rsid w:val="003F6206"/>
    <w:rsid w:val="003F682A"/>
    <w:rsid w:val="00412764"/>
    <w:rsid w:val="004333A1"/>
    <w:rsid w:val="0046138C"/>
    <w:rsid w:val="00462EE4"/>
    <w:rsid w:val="004C5C8B"/>
    <w:rsid w:val="004F4956"/>
    <w:rsid w:val="004F531B"/>
    <w:rsid w:val="004F5AB3"/>
    <w:rsid w:val="004F5ED2"/>
    <w:rsid w:val="004F7D9C"/>
    <w:rsid w:val="0050204D"/>
    <w:rsid w:val="005034F1"/>
    <w:rsid w:val="0051792F"/>
    <w:rsid w:val="00524D8A"/>
    <w:rsid w:val="0055147F"/>
    <w:rsid w:val="0056079E"/>
    <w:rsid w:val="00564432"/>
    <w:rsid w:val="00571E14"/>
    <w:rsid w:val="00590497"/>
    <w:rsid w:val="005B4783"/>
    <w:rsid w:val="005B5DD2"/>
    <w:rsid w:val="005C02BA"/>
    <w:rsid w:val="005C2230"/>
    <w:rsid w:val="005D287D"/>
    <w:rsid w:val="006017B4"/>
    <w:rsid w:val="006105FA"/>
    <w:rsid w:val="00620E2D"/>
    <w:rsid w:val="00627963"/>
    <w:rsid w:val="00635B5D"/>
    <w:rsid w:val="006424AC"/>
    <w:rsid w:val="0064342F"/>
    <w:rsid w:val="0064548F"/>
    <w:rsid w:val="006479ED"/>
    <w:rsid w:val="00661570"/>
    <w:rsid w:val="0068228F"/>
    <w:rsid w:val="006A1ADD"/>
    <w:rsid w:val="006A3ECE"/>
    <w:rsid w:val="006A67E7"/>
    <w:rsid w:val="006A7B1B"/>
    <w:rsid w:val="006B4D2A"/>
    <w:rsid w:val="006B7A9C"/>
    <w:rsid w:val="006E2A73"/>
    <w:rsid w:val="006F0A96"/>
    <w:rsid w:val="006F6228"/>
    <w:rsid w:val="00702B1E"/>
    <w:rsid w:val="007252B3"/>
    <w:rsid w:val="0074665B"/>
    <w:rsid w:val="0075422E"/>
    <w:rsid w:val="00791CDD"/>
    <w:rsid w:val="007C1894"/>
    <w:rsid w:val="00800556"/>
    <w:rsid w:val="00813BB4"/>
    <w:rsid w:val="008243AA"/>
    <w:rsid w:val="00825047"/>
    <w:rsid w:val="0083786E"/>
    <w:rsid w:val="00843644"/>
    <w:rsid w:val="00850760"/>
    <w:rsid w:val="00872D49"/>
    <w:rsid w:val="0087500E"/>
    <w:rsid w:val="0089263D"/>
    <w:rsid w:val="00894FD0"/>
    <w:rsid w:val="008968DE"/>
    <w:rsid w:val="008B1EC7"/>
    <w:rsid w:val="008B5F47"/>
    <w:rsid w:val="008D3745"/>
    <w:rsid w:val="008E00BD"/>
    <w:rsid w:val="00910439"/>
    <w:rsid w:val="009211C1"/>
    <w:rsid w:val="00927726"/>
    <w:rsid w:val="0093444F"/>
    <w:rsid w:val="009360D9"/>
    <w:rsid w:val="00942FD5"/>
    <w:rsid w:val="00943389"/>
    <w:rsid w:val="00952ED5"/>
    <w:rsid w:val="00992CF6"/>
    <w:rsid w:val="009A224B"/>
    <w:rsid w:val="009C40C8"/>
    <w:rsid w:val="009C446F"/>
    <w:rsid w:val="009E71BE"/>
    <w:rsid w:val="009F7222"/>
    <w:rsid w:val="009F7341"/>
    <w:rsid w:val="00A00B29"/>
    <w:rsid w:val="00A52A6F"/>
    <w:rsid w:val="00A56FE7"/>
    <w:rsid w:val="00A71214"/>
    <w:rsid w:val="00A9629C"/>
    <w:rsid w:val="00AA4210"/>
    <w:rsid w:val="00AA6561"/>
    <w:rsid w:val="00AE4C83"/>
    <w:rsid w:val="00AE6C08"/>
    <w:rsid w:val="00AF503D"/>
    <w:rsid w:val="00B02C45"/>
    <w:rsid w:val="00B1196E"/>
    <w:rsid w:val="00B1390B"/>
    <w:rsid w:val="00B43E0E"/>
    <w:rsid w:val="00B47FD0"/>
    <w:rsid w:val="00B61BC1"/>
    <w:rsid w:val="00B75D8E"/>
    <w:rsid w:val="00B9142A"/>
    <w:rsid w:val="00BA58EE"/>
    <w:rsid w:val="00BA5DB3"/>
    <w:rsid w:val="00BA7FDB"/>
    <w:rsid w:val="00BB3B5E"/>
    <w:rsid w:val="00BD573A"/>
    <w:rsid w:val="00C0111F"/>
    <w:rsid w:val="00C158FB"/>
    <w:rsid w:val="00C34A27"/>
    <w:rsid w:val="00C37EA8"/>
    <w:rsid w:val="00C424D1"/>
    <w:rsid w:val="00C51E26"/>
    <w:rsid w:val="00C57C51"/>
    <w:rsid w:val="00C72FC5"/>
    <w:rsid w:val="00C77655"/>
    <w:rsid w:val="00C84675"/>
    <w:rsid w:val="00C93887"/>
    <w:rsid w:val="00CA387C"/>
    <w:rsid w:val="00CB2B8A"/>
    <w:rsid w:val="00CB59BA"/>
    <w:rsid w:val="00CC23BD"/>
    <w:rsid w:val="00CC61F4"/>
    <w:rsid w:val="00CD3016"/>
    <w:rsid w:val="00CE16E3"/>
    <w:rsid w:val="00CE587F"/>
    <w:rsid w:val="00D0240A"/>
    <w:rsid w:val="00D02E8C"/>
    <w:rsid w:val="00D045F7"/>
    <w:rsid w:val="00D062C2"/>
    <w:rsid w:val="00D171BB"/>
    <w:rsid w:val="00D20046"/>
    <w:rsid w:val="00D3043F"/>
    <w:rsid w:val="00D412EF"/>
    <w:rsid w:val="00D41D4E"/>
    <w:rsid w:val="00D563FF"/>
    <w:rsid w:val="00D63273"/>
    <w:rsid w:val="00D664F7"/>
    <w:rsid w:val="00D80635"/>
    <w:rsid w:val="00DD0737"/>
    <w:rsid w:val="00DD2D77"/>
    <w:rsid w:val="00E10529"/>
    <w:rsid w:val="00EC0B4A"/>
    <w:rsid w:val="00EC5DF9"/>
    <w:rsid w:val="00EE26E5"/>
    <w:rsid w:val="00EE632D"/>
    <w:rsid w:val="00F03968"/>
    <w:rsid w:val="00F04CE0"/>
    <w:rsid w:val="00F05F25"/>
    <w:rsid w:val="00F144DB"/>
    <w:rsid w:val="00F3720B"/>
    <w:rsid w:val="00F437FB"/>
    <w:rsid w:val="00F43C3B"/>
    <w:rsid w:val="00F600D0"/>
    <w:rsid w:val="00F70167"/>
    <w:rsid w:val="00F85DE1"/>
    <w:rsid w:val="00FA23C5"/>
    <w:rsid w:val="00FD59F1"/>
    <w:rsid w:val="00FE4A6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A9DDDF"/>
  <w15:docId w15:val="{10135A0E-07EB-4305-A5F9-074FA78E0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58F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158FB"/>
    <w:pPr>
      <w:spacing w:after="0" w:line="240" w:lineRule="auto"/>
    </w:pPr>
  </w:style>
  <w:style w:type="paragraph" w:styleId="NormalWeb">
    <w:name w:val="Normal (Web)"/>
    <w:basedOn w:val="Normal"/>
    <w:uiPriority w:val="99"/>
    <w:unhideWhenUsed/>
    <w:rsid w:val="00C158F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C158FB"/>
    <w:rPr>
      <w:rFonts w:ascii="Times New Roman" w:eastAsia="Times New Roman" w:hAnsi="Times New Roman" w:cs="Times New Roman"/>
      <w:b/>
      <w:bCs/>
      <w:kern w:val="36"/>
      <w:sz w:val="48"/>
      <w:szCs w:val="48"/>
      <w:lang w:eastAsia="ru-RU"/>
    </w:rPr>
  </w:style>
  <w:style w:type="paragraph" w:styleId="ListParagraph">
    <w:name w:val="List Paragraph"/>
    <w:basedOn w:val="Normal"/>
    <w:uiPriority w:val="34"/>
    <w:qFormat/>
    <w:rsid w:val="00D3043F"/>
    <w:pPr>
      <w:ind w:left="720"/>
      <w:contextualSpacing/>
    </w:pPr>
  </w:style>
  <w:style w:type="paragraph" w:styleId="BalloonText">
    <w:name w:val="Balloon Text"/>
    <w:basedOn w:val="Normal"/>
    <w:link w:val="BalloonTextChar"/>
    <w:uiPriority w:val="99"/>
    <w:semiHidden/>
    <w:unhideWhenUsed/>
    <w:rsid w:val="00D563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63FF"/>
    <w:rPr>
      <w:rFonts w:ascii="Tahoma" w:hAnsi="Tahoma" w:cs="Tahoma"/>
      <w:sz w:val="16"/>
      <w:szCs w:val="16"/>
    </w:rPr>
  </w:style>
  <w:style w:type="paragraph" w:styleId="Header">
    <w:name w:val="header"/>
    <w:basedOn w:val="Normal"/>
    <w:link w:val="HeaderChar"/>
    <w:uiPriority w:val="99"/>
    <w:unhideWhenUsed/>
    <w:rsid w:val="00910439"/>
    <w:pPr>
      <w:tabs>
        <w:tab w:val="center" w:pos="4677"/>
        <w:tab w:val="right" w:pos="9355"/>
      </w:tabs>
      <w:spacing w:after="0" w:line="240" w:lineRule="auto"/>
    </w:pPr>
  </w:style>
  <w:style w:type="character" w:customStyle="1" w:styleId="HeaderChar">
    <w:name w:val="Header Char"/>
    <w:basedOn w:val="DefaultParagraphFont"/>
    <w:link w:val="Header"/>
    <w:uiPriority w:val="99"/>
    <w:rsid w:val="00910439"/>
  </w:style>
  <w:style w:type="paragraph" w:styleId="Footer">
    <w:name w:val="footer"/>
    <w:basedOn w:val="Normal"/>
    <w:link w:val="FooterChar"/>
    <w:uiPriority w:val="99"/>
    <w:unhideWhenUsed/>
    <w:rsid w:val="00910439"/>
    <w:pPr>
      <w:tabs>
        <w:tab w:val="center" w:pos="4677"/>
        <w:tab w:val="right" w:pos="9355"/>
      </w:tabs>
      <w:spacing w:after="0" w:line="240" w:lineRule="auto"/>
    </w:pPr>
  </w:style>
  <w:style w:type="character" w:customStyle="1" w:styleId="FooterChar">
    <w:name w:val="Footer Char"/>
    <w:basedOn w:val="DefaultParagraphFont"/>
    <w:link w:val="Footer"/>
    <w:uiPriority w:val="99"/>
    <w:rsid w:val="00910439"/>
  </w:style>
  <w:style w:type="character" w:styleId="Hyperlink">
    <w:name w:val="Hyperlink"/>
    <w:basedOn w:val="DefaultParagraphFont"/>
    <w:uiPriority w:val="99"/>
    <w:unhideWhenUsed/>
    <w:rsid w:val="00CC23BD"/>
    <w:rPr>
      <w:color w:val="0000FF"/>
      <w:u w:val="single"/>
    </w:rPr>
  </w:style>
  <w:style w:type="character" w:customStyle="1" w:styleId="style-scope">
    <w:name w:val="style-scope"/>
    <w:basedOn w:val="DefaultParagraphFont"/>
    <w:rsid w:val="00CC23BD"/>
  </w:style>
  <w:style w:type="character" w:styleId="PlaceholderText">
    <w:name w:val="Placeholder Text"/>
    <w:basedOn w:val="DefaultParagraphFont"/>
    <w:uiPriority w:val="99"/>
    <w:semiHidden/>
    <w:rsid w:val="00D41D4E"/>
    <w:rPr>
      <w:color w:val="808080"/>
    </w:rPr>
  </w:style>
  <w:style w:type="character" w:styleId="UnresolvedMention">
    <w:name w:val="Unresolved Mention"/>
    <w:basedOn w:val="DefaultParagraphFont"/>
    <w:uiPriority w:val="99"/>
    <w:semiHidden/>
    <w:unhideWhenUsed/>
    <w:rsid w:val="006479ED"/>
    <w:rPr>
      <w:color w:val="605E5C"/>
      <w:shd w:val="clear" w:color="auto" w:fill="E1DFDD"/>
    </w:rPr>
  </w:style>
  <w:style w:type="character" w:styleId="Strong">
    <w:name w:val="Strong"/>
    <w:basedOn w:val="DefaultParagraphFont"/>
    <w:uiPriority w:val="22"/>
    <w:qFormat/>
    <w:rsid w:val="005034F1"/>
    <w:rPr>
      <w:b/>
      <w:bCs/>
    </w:rPr>
  </w:style>
  <w:style w:type="paragraph" w:styleId="Revision">
    <w:name w:val="Revision"/>
    <w:hidden/>
    <w:uiPriority w:val="99"/>
    <w:semiHidden/>
    <w:rsid w:val="00FE4A6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626">
      <w:bodyDiv w:val="1"/>
      <w:marLeft w:val="0"/>
      <w:marRight w:val="0"/>
      <w:marTop w:val="0"/>
      <w:marBottom w:val="0"/>
      <w:divBdr>
        <w:top w:val="none" w:sz="0" w:space="0" w:color="auto"/>
        <w:left w:val="none" w:sz="0" w:space="0" w:color="auto"/>
        <w:bottom w:val="none" w:sz="0" w:space="0" w:color="auto"/>
        <w:right w:val="none" w:sz="0" w:space="0" w:color="auto"/>
      </w:divBdr>
      <w:divsChild>
        <w:div w:id="1586305780">
          <w:marLeft w:val="0"/>
          <w:marRight w:val="0"/>
          <w:marTop w:val="0"/>
          <w:marBottom w:val="0"/>
          <w:divBdr>
            <w:top w:val="none" w:sz="0" w:space="0" w:color="auto"/>
            <w:left w:val="none" w:sz="0" w:space="0" w:color="auto"/>
            <w:bottom w:val="none" w:sz="0" w:space="0" w:color="auto"/>
            <w:right w:val="none" w:sz="0" w:space="0" w:color="auto"/>
          </w:divBdr>
          <w:divsChild>
            <w:div w:id="176702653">
              <w:marLeft w:val="0"/>
              <w:marRight w:val="0"/>
              <w:marTop w:val="0"/>
              <w:marBottom w:val="0"/>
              <w:divBdr>
                <w:top w:val="none" w:sz="0" w:space="0" w:color="auto"/>
                <w:left w:val="none" w:sz="0" w:space="0" w:color="auto"/>
                <w:bottom w:val="none" w:sz="0" w:space="0" w:color="auto"/>
                <w:right w:val="none" w:sz="0" w:space="0" w:color="auto"/>
              </w:divBdr>
            </w:div>
            <w:div w:id="542910001">
              <w:marLeft w:val="0"/>
              <w:marRight w:val="0"/>
              <w:marTop w:val="0"/>
              <w:marBottom w:val="0"/>
              <w:divBdr>
                <w:top w:val="none" w:sz="0" w:space="0" w:color="auto"/>
                <w:left w:val="none" w:sz="0" w:space="0" w:color="auto"/>
                <w:bottom w:val="none" w:sz="0" w:space="0" w:color="auto"/>
                <w:right w:val="none" w:sz="0" w:space="0" w:color="auto"/>
              </w:divBdr>
            </w:div>
            <w:div w:id="602806625">
              <w:marLeft w:val="0"/>
              <w:marRight w:val="0"/>
              <w:marTop w:val="0"/>
              <w:marBottom w:val="0"/>
              <w:divBdr>
                <w:top w:val="none" w:sz="0" w:space="0" w:color="auto"/>
                <w:left w:val="none" w:sz="0" w:space="0" w:color="auto"/>
                <w:bottom w:val="none" w:sz="0" w:space="0" w:color="auto"/>
                <w:right w:val="none" w:sz="0" w:space="0" w:color="auto"/>
              </w:divBdr>
            </w:div>
            <w:div w:id="694235181">
              <w:marLeft w:val="0"/>
              <w:marRight w:val="0"/>
              <w:marTop w:val="0"/>
              <w:marBottom w:val="0"/>
              <w:divBdr>
                <w:top w:val="none" w:sz="0" w:space="0" w:color="auto"/>
                <w:left w:val="none" w:sz="0" w:space="0" w:color="auto"/>
                <w:bottom w:val="none" w:sz="0" w:space="0" w:color="auto"/>
                <w:right w:val="none" w:sz="0" w:space="0" w:color="auto"/>
              </w:divBdr>
            </w:div>
            <w:div w:id="828178701">
              <w:marLeft w:val="0"/>
              <w:marRight w:val="0"/>
              <w:marTop w:val="0"/>
              <w:marBottom w:val="0"/>
              <w:divBdr>
                <w:top w:val="none" w:sz="0" w:space="0" w:color="auto"/>
                <w:left w:val="none" w:sz="0" w:space="0" w:color="auto"/>
                <w:bottom w:val="none" w:sz="0" w:space="0" w:color="auto"/>
                <w:right w:val="none" w:sz="0" w:space="0" w:color="auto"/>
              </w:divBdr>
            </w:div>
            <w:div w:id="961618300">
              <w:marLeft w:val="0"/>
              <w:marRight w:val="0"/>
              <w:marTop w:val="0"/>
              <w:marBottom w:val="0"/>
              <w:divBdr>
                <w:top w:val="none" w:sz="0" w:space="0" w:color="auto"/>
                <w:left w:val="none" w:sz="0" w:space="0" w:color="auto"/>
                <w:bottom w:val="none" w:sz="0" w:space="0" w:color="auto"/>
                <w:right w:val="none" w:sz="0" w:space="0" w:color="auto"/>
              </w:divBdr>
            </w:div>
            <w:div w:id="1140996943">
              <w:marLeft w:val="0"/>
              <w:marRight w:val="0"/>
              <w:marTop w:val="0"/>
              <w:marBottom w:val="0"/>
              <w:divBdr>
                <w:top w:val="none" w:sz="0" w:space="0" w:color="auto"/>
                <w:left w:val="none" w:sz="0" w:space="0" w:color="auto"/>
                <w:bottom w:val="none" w:sz="0" w:space="0" w:color="auto"/>
                <w:right w:val="none" w:sz="0" w:space="0" w:color="auto"/>
              </w:divBdr>
            </w:div>
            <w:div w:id="1263612231">
              <w:marLeft w:val="0"/>
              <w:marRight w:val="0"/>
              <w:marTop w:val="0"/>
              <w:marBottom w:val="0"/>
              <w:divBdr>
                <w:top w:val="none" w:sz="0" w:space="0" w:color="auto"/>
                <w:left w:val="none" w:sz="0" w:space="0" w:color="auto"/>
                <w:bottom w:val="none" w:sz="0" w:space="0" w:color="auto"/>
                <w:right w:val="none" w:sz="0" w:space="0" w:color="auto"/>
              </w:divBdr>
            </w:div>
            <w:div w:id="1598127708">
              <w:marLeft w:val="0"/>
              <w:marRight w:val="0"/>
              <w:marTop w:val="0"/>
              <w:marBottom w:val="0"/>
              <w:divBdr>
                <w:top w:val="none" w:sz="0" w:space="0" w:color="auto"/>
                <w:left w:val="none" w:sz="0" w:space="0" w:color="auto"/>
                <w:bottom w:val="none" w:sz="0" w:space="0" w:color="auto"/>
                <w:right w:val="none" w:sz="0" w:space="0" w:color="auto"/>
              </w:divBdr>
            </w:div>
            <w:div w:id="1653409875">
              <w:marLeft w:val="0"/>
              <w:marRight w:val="0"/>
              <w:marTop w:val="0"/>
              <w:marBottom w:val="0"/>
              <w:divBdr>
                <w:top w:val="none" w:sz="0" w:space="0" w:color="auto"/>
                <w:left w:val="none" w:sz="0" w:space="0" w:color="auto"/>
                <w:bottom w:val="none" w:sz="0" w:space="0" w:color="auto"/>
                <w:right w:val="none" w:sz="0" w:space="0" w:color="auto"/>
              </w:divBdr>
            </w:div>
            <w:div w:id="1758212814">
              <w:marLeft w:val="0"/>
              <w:marRight w:val="0"/>
              <w:marTop w:val="0"/>
              <w:marBottom w:val="0"/>
              <w:divBdr>
                <w:top w:val="none" w:sz="0" w:space="0" w:color="auto"/>
                <w:left w:val="none" w:sz="0" w:space="0" w:color="auto"/>
                <w:bottom w:val="none" w:sz="0" w:space="0" w:color="auto"/>
                <w:right w:val="none" w:sz="0" w:space="0" w:color="auto"/>
              </w:divBdr>
            </w:div>
            <w:div w:id="19420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78839">
      <w:bodyDiv w:val="1"/>
      <w:marLeft w:val="0"/>
      <w:marRight w:val="0"/>
      <w:marTop w:val="0"/>
      <w:marBottom w:val="0"/>
      <w:divBdr>
        <w:top w:val="none" w:sz="0" w:space="0" w:color="auto"/>
        <w:left w:val="none" w:sz="0" w:space="0" w:color="auto"/>
        <w:bottom w:val="none" w:sz="0" w:space="0" w:color="auto"/>
        <w:right w:val="none" w:sz="0" w:space="0" w:color="auto"/>
      </w:divBdr>
    </w:div>
    <w:div w:id="289750687">
      <w:bodyDiv w:val="1"/>
      <w:marLeft w:val="0"/>
      <w:marRight w:val="0"/>
      <w:marTop w:val="0"/>
      <w:marBottom w:val="0"/>
      <w:divBdr>
        <w:top w:val="none" w:sz="0" w:space="0" w:color="auto"/>
        <w:left w:val="none" w:sz="0" w:space="0" w:color="auto"/>
        <w:bottom w:val="none" w:sz="0" w:space="0" w:color="auto"/>
        <w:right w:val="none" w:sz="0" w:space="0" w:color="auto"/>
      </w:divBdr>
      <w:divsChild>
        <w:div w:id="1195540112">
          <w:marLeft w:val="0"/>
          <w:marRight w:val="0"/>
          <w:marTop w:val="0"/>
          <w:marBottom w:val="0"/>
          <w:divBdr>
            <w:top w:val="none" w:sz="0" w:space="0" w:color="auto"/>
            <w:left w:val="none" w:sz="0" w:space="0" w:color="auto"/>
            <w:bottom w:val="none" w:sz="0" w:space="0" w:color="auto"/>
            <w:right w:val="none" w:sz="0" w:space="0" w:color="auto"/>
          </w:divBdr>
          <w:divsChild>
            <w:div w:id="19863174">
              <w:marLeft w:val="0"/>
              <w:marRight w:val="0"/>
              <w:marTop w:val="0"/>
              <w:marBottom w:val="0"/>
              <w:divBdr>
                <w:top w:val="none" w:sz="0" w:space="0" w:color="auto"/>
                <w:left w:val="none" w:sz="0" w:space="0" w:color="auto"/>
                <w:bottom w:val="none" w:sz="0" w:space="0" w:color="auto"/>
                <w:right w:val="none" w:sz="0" w:space="0" w:color="auto"/>
              </w:divBdr>
            </w:div>
            <w:div w:id="281109739">
              <w:marLeft w:val="0"/>
              <w:marRight w:val="0"/>
              <w:marTop w:val="0"/>
              <w:marBottom w:val="0"/>
              <w:divBdr>
                <w:top w:val="none" w:sz="0" w:space="0" w:color="auto"/>
                <w:left w:val="none" w:sz="0" w:space="0" w:color="auto"/>
                <w:bottom w:val="none" w:sz="0" w:space="0" w:color="auto"/>
                <w:right w:val="none" w:sz="0" w:space="0" w:color="auto"/>
              </w:divBdr>
            </w:div>
            <w:div w:id="355278145">
              <w:marLeft w:val="0"/>
              <w:marRight w:val="0"/>
              <w:marTop w:val="0"/>
              <w:marBottom w:val="0"/>
              <w:divBdr>
                <w:top w:val="none" w:sz="0" w:space="0" w:color="auto"/>
                <w:left w:val="none" w:sz="0" w:space="0" w:color="auto"/>
                <w:bottom w:val="none" w:sz="0" w:space="0" w:color="auto"/>
                <w:right w:val="none" w:sz="0" w:space="0" w:color="auto"/>
              </w:divBdr>
            </w:div>
            <w:div w:id="376051643">
              <w:marLeft w:val="0"/>
              <w:marRight w:val="0"/>
              <w:marTop w:val="0"/>
              <w:marBottom w:val="0"/>
              <w:divBdr>
                <w:top w:val="none" w:sz="0" w:space="0" w:color="auto"/>
                <w:left w:val="none" w:sz="0" w:space="0" w:color="auto"/>
                <w:bottom w:val="none" w:sz="0" w:space="0" w:color="auto"/>
                <w:right w:val="none" w:sz="0" w:space="0" w:color="auto"/>
              </w:divBdr>
            </w:div>
            <w:div w:id="639656261">
              <w:marLeft w:val="0"/>
              <w:marRight w:val="0"/>
              <w:marTop w:val="0"/>
              <w:marBottom w:val="0"/>
              <w:divBdr>
                <w:top w:val="none" w:sz="0" w:space="0" w:color="auto"/>
                <w:left w:val="none" w:sz="0" w:space="0" w:color="auto"/>
                <w:bottom w:val="none" w:sz="0" w:space="0" w:color="auto"/>
                <w:right w:val="none" w:sz="0" w:space="0" w:color="auto"/>
              </w:divBdr>
            </w:div>
            <w:div w:id="729500352">
              <w:marLeft w:val="0"/>
              <w:marRight w:val="0"/>
              <w:marTop w:val="0"/>
              <w:marBottom w:val="0"/>
              <w:divBdr>
                <w:top w:val="none" w:sz="0" w:space="0" w:color="auto"/>
                <w:left w:val="none" w:sz="0" w:space="0" w:color="auto"/>
                <w:bottom w:val="none" w:sz="0" w:space="0" w:color="auto"/>
                <w:right w:val="none" w:sz="0" w:space="0" w:color="auto"/>
              </w:divBdr>
            </w:div>
            <w:div w:id="733545217">
              <w:marLeft w:val="0"/>
              <w:marRight w:val="0"/>
              <w:marTop w:val="0"/>
              <w:marBottom w:val="0"/>
              <w:divBdr>
                <w:top w:val="none" w:sz="0" w:space="0" w:color="auto"/>
                <w:left w:val="none" w:sz="0" w:space="0" w:color="auto"/>
                <w:bottom w:val="none" w:sz="0" w:space="0" w:color="auto"/>
                <w:right w:val="none" w:sz="0" w:space="0" w:color="auto"/>
              </w:divBdr>
            </w:div>
            <w:div w:id="933824212">
              <w:marLeft w:val="0"/>
              <w:marRight w:val="0"/>
              <w:marTop w:val="0"/>
              <w:marBottom w:val="0"/>
              <w:divBdr>
                <w:top w:val="none" w:sz="0" w:space="0" w:color="auto"/>
                <w:left w:val="none" w:sz="0" w:space="0" w:color="auto"/>
                <w:bottom w:val="none" w:sz="0" w:space="0" w:color="auto"/>
                <w:right w:val="none" w:sz="0" w:space="0" w:color="auto"/>
              </w:divBdr>
            </w:div>
            <w:div w:id="1065759859">
              <w:marLeft w:val="0"/>
              <w:marRight w:val="0"/>
              <w:marTop w:val="0"/>
              <w:marBottom w:val="0"/>
              <w:divBdr>
                <w:top w:val="none" w:sz="0" w:space="0" w:color="auto"/>
                <w:left w:val="none" w:sz="0" w:space="0" w:color="auto"/>
                <w:bottom w:val="none" w:sz="0" w:space="0" w:color="auto"/>
                <w:right w:val="none" w:sz="0" w:space="0" w:color="auto"/>
              </w:divBdr>
            </w:div>
            <w:div w:id="1132359729">
              <w:marLeft w:val="0"/>
              <w:marRight w:val="0"/>
              <w:marTop w:val="0"/>
              <w:marBottom w:val="0"/>
              <w:divBdr>
                <w:top w:val="none" w:sz="0" w:space="0" w:color="auto"/>
                <w:left w:val="none" w:sz="0" w:space="0" w:color="auto"/>
                <w:bottom w:val="none" w:sz="0" w:space="0" w:color="auto"/>
                <w:right w:val="none" w:sz="0" w:space="0" w:color="auto"/>
              </w:divBdr>
            </w:div>
            <w:div w:id="1313438277">
              <w:marLeft w:val="0"/>
              <w:marRight w:val="0"/>
              <w:marTop w:val="0"/>
              <w:marBottom w:val="0"/>
              <w:divBdr>
                <w:top w:val="none" w:sz="0" w:space="0" w:color="auto"/>
                <w:left w:val="none" w:sz="0" w:space="0" w:color="auto"/>
                <w:bottom w:val="none" w:sz="0" w:space="0" w:color="auto"/>
                <w:right w:val="none" w:sz="0" w:space="0" w:color="auto"/>
              </w:divBdr>
            </w:div>
            <w:div w:id="1429153024">
              <w:marLeft w:val="0"/>
              <w:marRight w:val="0"/>
              <w:marTop w:val="0"/>
              <w:marBottom w:val="0"/>
              <w:divBdr>
                <w:top w:val="none" w:sz="0" w:space="0" w:color="auto"/>
                <w:left w:val="none" w:sz="0" w:space="0" w:color="auto"/>
                <w:bottom w:val="none" w:sz="0" w:space="0" w:color="auto"/>
                <w:right w:val="none" w:sz="0" w:space="0" w:color="auto"/>
              </w:divBdr>
            </w:div>
            <w:div w:id="1898206364">
              <w:marLeft w:val="0"/>
              <w:marRight w:val="0"/>
              <w:marTop w:val="0"/>
              <w:marBottom w:val="0"/>
              <w:divBdr>
                <w:top w:val="none" w:sz="0" w:space="0" w:color="auto"/>
                <w:left w:val="none" w:sz="0" w:space="0" w:color="auto"/>
                <w:bottom w:val="none" w:sz="0" w:space="0" w:color="auto"/>
                <w:right w:val="none" w:sz="0" w:space="0" w:color="auto"/>
              </w:divBdr>
            </w:div>
            <w:div w:id="20187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52695">
      <w:bodyDiv w:val="1"/>
      <w:marLeft w:val="0"/>
      <w:marRight w:val="0"/>
      <w:marTop w:val="0"/>
      <w:marBottom w:val="0"/>
      <w:divBdr>
        <w:top w:val="none" w:sz="0" w:space="0" w:color="auto"/>
        <w:left w:val="none" w:sz="0" w:space="0" w:color="auto"/>
        <w:bottom w:val="none" w:sz="0" w:space="0" w:color="auto"/>
        <w:right w:val="none" w:sz="0" w:space="0" w:color="auto"/>
      </w:divBdr>
      <w:divsChild>
        <w:div w:id="79720206">
          <w:marLeft w:val="0"/>
          <w:marRight w:val="0"/>
          <w:marTop w:val="0"/>
          <w:marBottom w:val="0"/>
          <w:divBdr>
            <w:top w:val="none" w:sz="0" w:space="0" w:color="auto"/>
            <w:left w:val="none" w:sz="0" w:space="0" w:color="auto"/>
            <w:bottom w:val="none" w:sz="0" w:space="0" w:color="auto"/>
            <w:right w:val="none" w:sz="0" w:space="0" w:color="auto"/>
          </w:divBdr>
          <w:divsChild>
            <w:div w:id="107891775">
              <w:marLeft w:val="0"/>
              <w:marRight w:val="0"/>
              <w:marTop w:val="0"/>
              <w:marBottom w:val="0"/>
              <w:divBdr>
                <w:top w:val="none" w:sz="0" w:space="0" w:color="auto"/>
                <w:left w:val="none" w:sz="0" w:space="0" w:color="auto"/>
                <w:bottom w:val="none" w:sz="0" w:space="0" w:color="auto"/>
                <w:right w:val="none" w:sz="0" w:space="0" w:color="auto"/>
              </w:divBdr>
            </w:div>
            <w:div w:id="182861538">
              <w:marLeft w:val="0"/>
              <w:marRight w:val="0"/>
              <w:marTop w:val="0"/>
              <w:marBottom w:val="0"/>
              <w:divBdr>
                <w:top w:val="none" w:sz="0" w:space="0" w:color="auto"/>
                <w:left w:val="none" w:sz="0" w:space="0" w:color="auto"/>
                <w:bottom w:val="none" w:sz="0" w:space="0" w:color="auto"/>
                <w:right w:val="none" w:sz="0" w:space="0" w:color="auto"/>
              </w:divBdr>
            </w:div>
            <w:div w:id="397946591">
              <w:marLeft w:val="0"/>
              <w:marRight w:val="0"/>
              <w:marTop w:val="0"/>
              <w:marBottom w:val="0"/>
              <w:divBdr>
                <w:top w:val="none" w:sz="0" w:space="0" w:color="auto"/>
                <w:left w:val="none" w:sz="0" w:space="0" w:color="auto"/>
                <w:bottom w:val="none" w:sz="0" w:space="0" w:color="auto"/>
                <w:right w:val="none" w:sz="0" w:space="0" w:color="auto"/>
              </w:divBdr>
            </w:div>
            <w:div w:id="475147954">
              <w:marLeft w:val="0"/>
              <w:marRight w:val="0"/>
              <w:marTop w:val="0"/>
              <w:marBottom w:val="0"/>
              <w:divBdr>
                <w:top w:val="none" w:sz="0" w:space="0" w:color="auto"/>
                <w:left w:val="none" w:sz="0" w:space="0" w:color="auto"/>
                <w:bottom w:val="none" w:sz="0" w:space="0" w:color="auto"/>
                <w:right w:val="none" w:sz="0" w:space="0" w:color="auto"/>
              </w:divBdr>
            </w:div>
            <w:div w:id="619532671">
              <w:marLeft w:val="0"/>
              <w:marRight w:val="0"/>
              <w:marTop w:val="0"/>
              <w:marBottom w:val="0"/>
              <w:divBdr>
                <w:top w:val="none" w:sz="0" w:space="0" w:color="auto"/>
                <w:left w:val="none" w:sz="0" w:space="0" w:color="auto"/>
                <w:bottom w:val="none" w:sz="0" w:space="0" w:color="auto"/>
                <w:right w:val="none" w:sz="0" w:space="0" w:color="auto"/>
              </w:divBdr>
            </w:div>
            <w:div w:id="620184297">
              <w:marLeft w:val="0"/>
              <w:marRight w:val="0"/>
              <w:marTop w:val="0"/>
              <w:marBottom w:val="0"/>
              <w:divBdr>
                <w:top w:val="none" w:sz="0" w:space="0" w:color="auto"/>
                <w:left w:val="none" w:sz="0" w:space="0" w:color="auto"/>
                <w:bottom w:val="none" w:sz="0" w:space="0" w:color="auto"/>
                <w:right w:val="none" w:sz="0" w:space="0" w:color="auto"/>
              </w:divBdr>
            </w:div>
            <w:div w:id="648706778">
              <w:marLeft w:val="0"/>
              <w:marRight w:val="0"/>
              <w:marTop w:val="0"/>
              <w:marBottom w:val="0"/>
              <w:divBdr>
                <w:top w:val="none" w:sz="0" w:space="0" w:color="auto"/>
                <w:left w:val="none" w:sz="0" w:space="0" w:color="auto"/>
                <w:bottom w:val="none" w:sz="0" w:space="0" w:color="auto"/>
                <w:right w:val="none" w:sz="0" w:space="0" w:color="auto"/>
              </w:divBdr>
            </w:div>
            <w:div w:id="696857697">
              <w:marLeft w:val="0"/>
              <w:marRight w:val="0"/>
              <w:marTop w:val="0"/>
              <w:marBottom w:val="0"/>
              <w:divBdr>
                <w:top w:val="none" w:sz="0" w:space="0" w:color="auto"/>
                <w:left w:val="none" w:sz="0" w:space="0" w:color="auto"/>
                <w:bottom w:val="none" w:sz="0" w:space="0" w:color="auto"/>
                <w:right w:val="none" w:sz="0" w:space="0" w:color="auto"/>
              </w:divBdr>
            </w:div>
            <w:div w:id="820971536">
              <w:marLeft w:val="0"/>
              <w:marRight w:val="0"/>
              <w:marTop w:val="0"/>
              <w:marBottom w:val="0"/>
              <w:divBdr>
                <w:top w:val="none" w:sz="0" w:space="0" w:color="auto"/>
                <w:left w:val="none" w:sz="0" w:space="0" w:color="auto"/>
                <w:bottom w:val="none" w:sz="0" w:space="0" w:color="auto"/>
                <w:right w:val="none" w:sz="0" w:space="0" w:color="auto"/>
              </w:divBdr>
            </w:div>
            <w:div w:id="1006984641">
              <w:marLeft w:val="0"/>
              <w:marRight w:val="0"/>
              <w:marTop w:val="0"/>
              <w:marBottom w:val="0"/>
              <w:divBdr>
                <w:top w:val="none" w:sz="0" w:space="0" w:color="auto"/>
                <w:left w:val="none" w:sz="0" w:space="0" w:color="auto"/>
                <w:bottom w:val="none" w:sz="0" w:space="0" w:color="auto"/>
                <w:right w:val="none" w:sz="0" w:space="0" w:color="auto"/>
              </w:divBdr>
            </w:div>
            <w:div w:id="1028524694">
              <w:marLeft w:val="0"/>
              <w:marRight w:val="0"/>
              <w:marTop w:val="0"/>
              <w:marBottom w:val="0"/>
              <w:divBdr>
                <w:top w:val="none" w:sz="0" w:space="0" w:color="auto"/>
                <w:left w:val="none" w:sz="0" w:space="0" w:color="auto"/>
                <w:bottom w:val="none" w:sz="0" w:space="0" w:color="auto"/>
                <w:right w:val="none" w:sz="0" w:space="0" w:color="auto"/>
              </w:divBdr>
            </w:div>
            <w:div w:id="1081413524">
              <w:marLeft w:val="0"/>
              <w:marRight w:val="0"/>
              <w:marTop w:val="0"/>
              <w:marBottom w:val="0"/>
              <w:divBdr>
                <w:top w:val="none" w:sz="0" w:space="0" w:color="auto"/>
                <w:left w:val="none" w:sz="0" w:space="0" w:color="auto"/>
                <w:bottom w:val="none" w:sz="0" w:space="0" w:color="auto"/>
                <w:right w:val="none" w:sz="0" w:space="0" w:color="auto"/>
              </w:divBdr>
            </w:div>
            <w:div w:id="1153137328">
              <w:marLeft w:val="0"/>
              <w:marRight w:val="0"/>
              <w:marTop w:val="0"/>
              <w:marBottom w:val="0"/>
              <w:divBdr>
                <w:top w:val="none" w:sz="0" w:space="0" w:color="auto"/>
                <w:left w:val="none" w:sz="0" w:space="0" w:color="auto"/>
                <w:bottom w:val="none" w:sz="0" w:space="0" w:color="auto"/>
                <w:right w:val="none" w:sz="0" w:space="0" w:color="auto"/>
              </w:divBdr>
            </w:div>
            <w:div w:id="1231426738">
              <w:marLeft w:val="0"/>
              <w:marRight w:val="0"/>
              <w:marTop w:val="0"/>
              <w:marBottom w:val="0"/>
              <w:divBdr>
                <w:top w:val="none" w:sz="0" w:space="0" w:color="auto"/>
                <w:left w:val="none" w:sz="0" w:space="0" w:color="auto"/>
                <w:bottom w:val="none" w:sz="0" w:space="0" w:color="auto"/>
                <w:right w:val="none" w:sz="0" w:space="0" w:color="auto"/>
              </w:divBdr>
            </w:div>
            <w:div w:id="1328485615">
              <w:marLeft w:val="0"/>
              <w:marRight w:val="0"/>
              <w:marTop w:val="0"/>
              <w:marBottom w:val="0"/>
              <w:divBdr>
                <w:top w:val="none" w:sz="0" w:space="0" w:color="auto"/>
                <w:left w:val="none" w:sz="0" w:space="0" w:color="auto"/>
                <w:bottom w:val="none" w:sz="0" w:space="0" w:color="auto"/>
                <w:right w:val="none" w:sz="0" w:space="0" w:color="auto"/>
              </w:divBdr>
            </w:div>
            <w:div w:id="1479955229">
              <w:marLeft w:val="0"/>
              <w:marRight w:val="0"/>
              <w:marTop w:val="0"/>
              <w:marBottom w:val="0"/>
              <w:divBdr>
                <w:top w:val="none" w:sz="0" w:space="0" w:color="auto"/>
                <w:left w:val="none" w:sz="0" w:space="0" w:color="auto"/>
                <w:bottom w:val="none" w:sz="0" w:space="0" w:color="auto"/>
                <w:right w:val="none" w:sz="0" w:space="0" w:color="auto"/>
              </w:divBdr>
            </w:div>
            <w:div w:id="1485050159">
              <w:marLeft w:val="0"/>
              <w:marRight w:val="0"/>
              <w:marTop w:val="0"/>
              <w:marBottom w:val="0"/>
              <w:divBdr>
                <w:top w:val="none" w:sz="0" w:space="0" w:color="auto"/>
                <w:left w:val="none" w:sz="0" w:space="0" w:color="auto"/>
                <w:bottom w:val="none" w:sz="0" w:space="0" w:color="auto"/>
                <w:right w:val="none" w:sz="0" w:space="0" w:color="auto"/>
              </w:divBdr>
            </w:div>
            <w:div w:id="1754624714">
              <w:marLeft w:val="0"/>
              <w:marRight w:val="0"/>
              <w:marTop w:val="0"/>
              <w:marBottom w:val="0"/>
              <w:divBdr>
                <w:top w:val="none" w:sz="0" w:space="0" w:color="auto"/>
                <w:left w:val="none" w:sz="0" w:space="0" w:color="auto"/>
                <w:bottom w:val="none" w:sz="0" w:space="0" w:color="auto"/>
                <w:right w:val="none" w:sz="0" w:space="0" w:color="auto"/>
              </w:divBdr>
            </w:div>
            <w:div w:id="1816946054">
              <w:marLeft w:val="0"/>
              <w:marRight w:val="0"/>
              <w:marTop w:val="0"/>
              <w:marBottom w:val="0"/>
              <w:divBdr>
                <w:top w:val="none" w:sz="0" w:space="0" w:color="auto"/>
                <w:left w:val="none" w:sz="0" w:space="0" w:color="auto"/>
                <w:bottom w:val="none" w:sz="0" w:space="0" w:color="auto"/>
                <w:right w:val="none" w:sz="0" w:space="0" w:color="auto"/>
              </w:divBdr>
            </w:div>
            <w:div w:id="1905212600">
              <w:marLeft w:val="0"/>
              <w:marRight w:val="0"/>
              <w:marTop w:val="0"/>
              <w:marBottom w:val="0"/>
              <w:divBdr>
                <w:top w:val="none" w:sz="0" w:space="0" w:color="auto"/>
                <w:left w:val="none" w:sz="0" w:space="0" w:color="auto"/>
                <w:bottom w:val="none" w:sz="0" w:space="0" w:color="auto"/>
                <w:right w:val="none" w:sz="0" w:space="0" w:color="auto"/>
              </w:divBdr>
            </w:div>
            <w:div w:id="210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1271">
      <w:bodyDiv w:val="1"/>
      <w:marLeft w:val="0"/>
      <w:marRight w:val="0"/>
      <w:marTop w:val="0"/>
      <w:marBottom w:val="0"/>
      <w:divBdr>
        <w:top w:val="none" w:sz="0" w:space="0" w:color="auto"/>
        <w:left w:val="none" w:sz="0" w:space="0" w:color="auto"/>
        <w:bottom w:val="none" w:sz="0" w:space="0" w:color="auto"/>
        <w:right w:val="none" w:sz="0" w:space="0" w:color="auto"/>
      </w:divBdr>
      <w:divsChild>
        <w:div w:id="60837504">
          <w:marLeft w:val="0"/>
          <w:marRight w:val="0"/>
          <w:marTop w:val="0"/>
          <w:marBottom w:val="0"/>
          <w:divBdr>
            <w:top w:val="none" w:sz="0" w:space="0" w:color="auto"/>
            <w:left w:val="none" w:sz="0" w:space="0" w:color="auto"/>
            <w:bottom w:val="none" w:sz="0" w:space="0" w:color="auto"/>
            <w:right w:val="none" w:sz="0" w:space="0" w:color="auto"/>
          </w:divBdr>
          <w:divsChild>
            <w:div w:id="44721331">
              <w:marLeft w:val="0"/>
              <w:marRight w:val="0"/>
              <w:marTop w:val="0"/>
              <w:marBottom w:val="0"/>
              <w:divBdr>
                <w:top w:val="none" w:sz="0" w:space="0" w:color="auto"/>
                <w:left w:val="none" w:sz="0" w:space="0" w:color="auto"/>
                <w:bottom w:val="none" w:sz="0" w:space="0" w:color="auto"/>
                <w:right w:val="none" w:sz="0" w:space="0" w:color="auto"/>
              </w:divBdr>
            </w:div>
            <w:div w:id="52429553">
              <w:marLeft w:val="0"/>
              <w:marRight w:val="0"/>
              <w:marTop w:val="0"/>
              <w:marBottom w:val="0"/>
              <w:divBdr>
                <w:top w:val="none" w:sz="0" w:space="0" w:color="auto"/>
                <w:left w:val="none" w:sz="0" w:space="0" w:color="auto"/>
                <w:bottom w:val="none" w:sz="0" w:space="0" w:color="auto"/>
                <w:right w:val="none" w:sz="0" w:space="0" w:color="auto"/>
              </w:divBdr>
            </w:div>
            <w:div w:id="119302365">
              <w:marLeft w:val="0"/>
              <w:marRight w:val="0"/>
              <w:marTop w:val="0"/>
              <w:marBottom w:val="0"/>
              <w:divBdr>
                <w:top w:val="none" w:sz="0" w:space="0" w:color="auto"/>
                <w:left w:val="none" w:sz="0" w:space="0" w:color="auto"/>
                <w:bottom w:val="none" w:sz="0" w:space="0" w:color="auto"/>
                <w:right w:val="none" w:sz="0" w:space="0" w:color="auto"/>
              </w:divBdr>
            </w:div>
            <w:div w:id="305355530">
              <w:marLeft w:val="0"/>
              <w:marRight w:val="0"/>
              <w:marTop w:val="0"/>
              <w:marBottom w:val="0"/>
              <w:divBdr>
                <w:top w:val="none" w:sz="0" w:space="0" w:color="auto"/>
                <w:left w:val="none" w:sz="0" w:space="0" w:color="auto"/>
                <w:bottom w:val="none" w:sz="0" w:space="0" w:color="auto"/>
                <w:right w:val="none" w:sz="0" w:space="0" w:color="auto"/>
              </w:divBdr>
            </w:div>
            <w:div w:id="587887290">
              <w:marLeft w:val="0"/>
              <w:marRight w:val="0"/>
              <w:marTop w:val="0"/>
              <w:marBottom w:val="0"/>
              <w:divBdr>
                <w:top w:val="none" w:sz="0" w:space="0" w:color="auto"/>
                <w:left w:val="none" w:sz="0" w:space="0" w:color="auto"/>
                <w:bottom w:val="none" w:sz="0" w:space="0" w:color="auto"/>
                <w:right w:val="none" w:sz="0" w:space="0" w:color="auto"/>
              </w:divBdr>
            </w:div>
            <w:div w:id="655884946">
              <w:marLeft w:val="0"/>
              <w:marRight w:val="0"/>
              <w:marTop w:val="0"/>
              <w:marBottom w:val="0"/>
              <w:divBdr>
                <w:top w:val="none" w:sz="0" w:space="0" w:color="auto"/>
                <w:left w:val="none" w:sz="0" w:space="0" w:color="auto"/>
                <w:bottom w:val="none" w:sz="0" w:space="0" w:color="auto"/>
                <w:right w:val="none" w:sz="0" w:space="0" w:color="auto"/>
              </w:divBdr>
            </w:div>
            <w:div w:id="680545883">
              <w:marLeft w:val="0"/>
              <w:marRight w:val="0"/>
              <w:marTop w:val="0"/>
              <w:marBottom w:val="0"/>
              <w:divBdr>
                <w:top w:val="none" w:sz="0" w:space="0" w:color="auto"/>
                <w:left w:val="none" w:sz="0" w:space="0" w:color="auto"/>
                <w:bottom w:val="none" w:sz="0" w:space="0" w:color="auto"/>
                <w:right w:val="none" w:sz="0" w:space="0" w:color="auto"/>
              </w:divBdr>
            </w:div>
            <w:div w:id="731470534">
              <w:marLeft w:val="0"/>
              <w:marRight w:val="0"/>
              <w:marTop w:val="0"/>
              <w:marBottom w:val="0"/>
              <w:divBdr>
                <w:top w:val="none" w:sz="0" w:space="0" w:color="auto"/>
                <w:left w:val="none" w:sz="0" w:space="0" w:color="auto"/>
                <w:bottom w:val="none" w:sz="0" w:space="0" w:color="auto"/>
                <w:right w:val="none" w:sz="0" w:space="0" w:color="auto"/>
              </w:divBdr>
            </w:div>
            <w:div w:id="944844999">
              <w:marLeft w:val="0"/>
              <w:marRight w:val="0"/>
              <w:marTop w:val="0"/>
              <w:marBottom w:val="0"/>
              <w:divBdr>
                <w:top w:val="none" w:sz="0" w:space="0" w:color="auto"/>
                <w:left w:val="none" w:sz="0" w:space="0" w:color="auto"/>
                <w:bottom w:val="none" w:sz="0" w:space="0" w:color="auto"/>
                <w:right w:val="none" w:sz="0" w:space="0" w:color="auto"/>
              </w:divBdr>
            </w:div>
            <w:div w:id="997852842">
              <w:marLeft w:val="0"/>
              <w:marRight w:val="0"/>
              <w:marTop w:val="0"/>
              <w:marBottom w:val="0"/>
              <w:divBdr>
                <w:top w:val="none" w:sz="0" w:space="0" w:color="auto"/>
                <w:left w:val="none" w:sz="0" w:space="0" w:color="auto"/>
                <w:bottom w:val="none" w:sz="0" w:space="0" w:color="auto"/>
                <w:right w:val="none" w:sz="0" w:space="0" w:color="auto"/>
              </w:divBdr>
            </w:div>
            <w:div w:id="1043091084">
              <w:marLeft w:val="0"/>
              <w:marRight w:val="0"/>
              <w:marTop w:val="0"/>
              <w:marBottom w:val="0"/>
              <w:divBdr>
                <w:top w:val="none" w:sz="0" w:space="0" w:color="auto"/>
                <w:left w:val="none" w:sz="0" w:space="0" w:color="auto"/>
                <w:bottom w:val="none" w:sz="0" w:space="0" w:color="auto"/>
                <w:right w:val="none" w:sz="0" w:space="0" w:color="auto"/>
              </w:divBdr>
            </w:div>
            <w:div w:id="1290211271">
              <w:marLeft w:val="0"/>
              <w:marRight w:val="0"/>
              <w:marTop w:val="0"/>
              <w:marBottom w:val="0"/>
              <w:divBdr>
                <w:top w:val="none" w:sz="0" w:space="0" w:color="auto"/>
                <w:left w:val="none" w:sz="0" w:space="0" w:color="auto"/>
                <w:bottom w:val="none" w:sz="0" w:space="0" w:color="auto"/>
                <w:right w:val="none" w:sz="0" w:space="0" w:color="auto"/>
              </w:divBdr>
            </w:div>
            <w:div w:id="1294410856">
              <w:marLeft w:val="0"/>
              <w:marRight w:val="0"/>
              <w:marTop w:val="0"/>
              <w:marBottom w:val="0"/>
              <w:divBdr>
                <w:top w:val="none" w:sz="0" w:space="0" w:color="auto"/>
                <w:left w:val="none" w:sz="0" w:space="0" w:color="auto"/>
                <w:bottom w:val="none" w:sz="0" w:space="0" w:color="auto"/>
                <w:right w:val="none" w:sz="0" w:space="0" w:color="auto"/>
              </w:divBdr>
            </w:div>
            <w:div w:id="1414084528">
              <w:marLeft w:val="0"/>
              <w:marRight w:val="0"/>
              <w:marTop w:val="0"/>
              <w:marBottom w:val="0"/>
              <w:divBdr>
                <w:top w:val="none" w:sz="0" w:space="0" w:color="auto"/>
                <w:left w:val="none" w:sz="0" w:space="0" w:color="auto"/>
                <w:bottom w:val="none" w:sz="0" w:space="0" w:color="auto"/>
                <w:right w:val="none" w:sz="0" w:space="0" w:color="auto"/>
              </w:divBdr>
            </w:div>
            <w:div w:id="1524858078">
              <w:marLeft w:val="0"/>
              <w:marRight w:val="0"/>
              <w:marTop w:val="0"/>
              <w:marBottom w:val="0"/>
              <w:divBdr>
                <w:top w:val="none" w:sz="0" w:space="0" w:color="auto"/>
                <w:left w:val="none" w:sz="0" w:space="0" w:color="auto"/>
                <w:bottom w:val="none" w:sz="0" w:space="0" w:color="auto"/>
                <w:right w:val="none" w:sz="0" w:space="0" w:color="auto"/>
              </w:divBdr>
            </w:div>
            <w:div w:id="1623921359">
              <w:marLeft w:val="0"/>
              <w:marRight w:val="0"/>
              <w:marTop w:val="0"/>
              <w:marBottom w:val="0"/>
              <w:divBdr>
                <w:top w:val="none" w:sz="0" w:space="0" w:color="auto"/>
                <w:left w:val="none" w:sz="0" w:space="0" w:color="auto"/>
                <w:bottom w:val="none" w:sz="0" w:space="0" w:color="auto"/>
                <w:right w:val="none" w:sz="0" w:space="0" w:color="auto"/>
              </w:divBdr>
            </w:div>
            <w:div w:id="1681159645">
              <w:marLeft w:val="0"/>
              <w:marRight w:val="0"/>
              <w:marTop w:val="0"/>
              <w:marBottom w:val="0"/>
              <w:divBdr>
                <w:top w:val="none" w:sz="0" w:space="0" w:color="auto"/>
                <w:left w:val="none" w:sz="0" w:space="0" w:color="auto"/>
                <w:bottom w:val="none" w:sz="0" w:space="0" w:color="auto"/>
                <w:right w:val="none" w:sz="0" w:space="0" w:color="auto"/>
              </w:divBdr>
            </w:div>
            <w:div w:id="1825317177">
              <w:marLeft w:val="0"/>
              <w:marRight w:val="0"/>
              <w:marTop w:val="0"/>
              <w:marBottom w:val="0"/>
              <w:divBdr>
                <w:top w:val="none" w:sz="0" w:space="0" w:color="auto"/>
                <w:left w:val="none" w:sz="0" w:space="0" w:color="auto"/>
                <w:bottom w:val="none" w:sz="0" w:space="0" w:color="auto"/>
                <w:right w:val="none" w:sz="0" w:space="0" w:color="auto"/>
              </w:divBdr>
            </w:div>
            <w:div w:id="2009476990">
              <w:marLeft w:val="0"/>
              <w:marRight w:val="0"/>
              <w:marTop w:val="0"/>
              <w:marBottom w:val="0"/>
              <w:divBdr>
                <w:top w:val="none" w:sz="0" w:space="0" w:color="auto"/>
                <w:left w:val="none" w:sz="0" w:space="0" w:color="auto"/>
                <w:bottom w:val="none" w:sz="0" w:space="0" w:color="auto"/>
                <w:right w:val="none" w:sz="0" w:space="0" w:color="auto"/>
              </w:divBdr>
            </w:div>
            <w:div w:id="2011789563">
              <w:marLeft w:val="0"/>
              <w:marRight w:val="0"/>
              <w:marTop w:val="0"/>
              <w:marBottom w:val="0"/>
              <w:divBdr>
                <w:top w:val="none" w:sz="0" w:space="0" w:color="auto"/>
                <w:left w:val="none" w:sz="0" w:space="0" w:color="auto"/>
                <w:bottom w:val="none" w:sz="0" w:space="0" w:color="auto"/>
                <w:right w:val="none" w:sz="0" w:space="0" w:color="auto"/>
              </w:divBdr>
            </w:div>
            <w:div w:id="210903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6493">
      <w:bodyDiv w:val="1"/>
      <w:marLeft w:val="0"/>
      <w:marRight w:val="0"/>
      <w:marTop w:val="0"/>
      <w:marBottom w:val="0"/>
      <w:divBdr>
        <w:top w:val="none" w:sz="0" w:space="0" w:color="auto"/>
        <w:left w:val="none" w:sz="0" w:space="0" w:color="auto"/>
        <w:bottom w:val="none" w:sz="0" w:space="0" w:color="auto"/>
        <w:right w:val="none" w:sz="0" w:space="0" w:color="auto"/>
      </w:divBdr>
      <w:divsChild>
        <w:div w:id="233588996">
          <w:marLeft w:val="0"/>
          <w:marRight w:val="0"/>
          <w:marTop w:val="0"/>
          <w:marBottom w:val="0"/>
          <w:divBdr>
            <w:top w:val="none" w:sz="0" w:space="0" w:color="auto"/>
            <w:left w:val="none" w:sz="0" w:space="0" w:color="auto"/>
            <w:bottom w:val="none" w:sz="0" w:space="0" w:color="auto"/>
            <w:right w:val="none" w:sz="0" w:space="0" w:color="auto"/>
          </w:divBdr>
          <w:divsChild>
            <w:div w:id="961576475">
              <w:marLeft w:val="0"/>
              <w:marRight w:val="0"/>
              <w:marTop w:val="0"/>
              <w:marBottom w:val="0"/>
              <w:divBdr>
                <w:top w:val="none" w:sz="0" w:space="0" w:color="auto"/>
                <w:left w:val="none" w:sz="0" w:space="0" w:color="auto"/>
                <w:bottom w:val="none" w:sz="0" w:space="0" w:color="auto"/>
                <w:right w:val="none" w:sz="0" w:space="0" w:color="auto"/>
              </w:divBdr>
            </w:div>
            <w:div w:id="1529374976">
              <w:marLeft w:val="0"/>
              <w:marRight w:val="0"/>
              <w:marTop w:val="0"/>
              <w:marBottom w:val="0"/>
              <w:divBdr>
                <w:top w:val="none" w:sz="0" w:space="0" w:color="auto"/>
                <w:left w:val="none" w:sz="0" w:space="0" w:color="auto"/>
                <w:bottom w:val="none" w:sz="0" w:space="0" w:color="auto"/>
                <w:right w:val="none" w:sz="0" w:space="0" w:color="auto"/>
              </w:divBdr>
            </w:div>
            <w:div w:id="19071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6689">
      <w:bodyDiv w:val="1"/>
      <w:marLeft w:val="0"/>
      <w:marRight w:val="0"/>
      <w:marTop w:val="0"/>
      <w:marBottom w:val="0"/>
      <w:divBdr>
        <w:top w:val="none" w:sz="0" w:space="0" w:color="auto"/>
        <w:left w:val="none" w:sz="0" w:space="0" w:color="auto"/>
        <w:bottom w:val="none" w:sz="0" w:space="0" w:color="auto"/>
        <w:right w:val="none" w:sz="0" w:space="0" w:color="auto"/>
      </w:divBdr>
      <w:divsChild>
        <w:div w:id="604074190">
          <w:marLeft w:val="0"/>
          <w:marRight w:val="0"/>
          <w:marTop w:val="0"/>
          <w:marBottom w:val="0"/>
          <w:divBdr>
            <w:top w:val="none" w:sz="0" w:space="0" w:color="auto"/>
            <w:left w:val="none" w:sz="0" w:space="0" w:color="auto"/>
            <w:bottom w:val="none" w:sz="0" w:space="0" w:color="auto"/>
            <w:right w:val="none" w:sz="0" w:space="0" w:color="auto"/>
          </w:divBdr>
          <w:divsChild>
            <w:div w:id="54745600">
              <w:marLeft w:val="0"/>
              <w:marRight w:val="0"/>
              <w:marTop w:val="0"/>
              <w:marBottom w:val="0"/>
              <w:divBdr>
                <w:top w:val="none" w:sz="0" w:space="0" w:color="auto"/>
                <w:left w:val="none" w:sz="0" w:space="0" w:color="auto"/>
                <w:bottom w:val="none" w:sz="0" w:space="0" w:color="auto"/>
                <w:right w:val="none" w:sz="0" w:space="0" w:color="auto"/>
              </w:divBdr>
            </w:div>
            <w:div w:id="97676858">
              <w:marLeft w:val="0"/>
              <w:marRight w:val="0"/>
              <w:marTop w:val="0"/>
              <w:marBottom w:val="0"/>
              <w:divBdr>
                <w:top w:val="none" w:sz="0" w:space="0" w:color="auto"/>
                <w:left w:val="none" w:sz="0" w:space="0" w:color="auto"/>
                <w:bottom w:val="none" w:sz="0" w:space="0" w:color="auto"/>
                <w:right w:val="none" w:sz="0" w:space="0" w:color="auto"/>
              </w:divBdr>
            </w:div>
            <w:div w:id="168255748">
              <w:marLeft w:val="0"/>
              <w:marRight w:val="0"/>
              <w:marTop w:val="0"/>
              <w:marBottom w:val="0"/>
              <w:divBdr>
                <w:top w:val="none" w:sz="0" w:space="0" w:color="auto"/>
                <w:left w:val="none" w:sz="0" w:space="0" w:color="auto"/>
                <w:bottom w:val="none" w:sz="0" w:space="0" w:color="auto"/>
                <w:right w:val="none" w:sz="0" w:space="0" w:color="auto"/>
              </w:divBdr>
            </w:div>
            <w:div w:id="212499762">
              <w:marLeft w:val="0"/>
              <w:marRight w:val="0"/>
              <w:marTop w:val="0"/>
              <w:marBottom w:val="0"/>
              <w:divBdr>
                <w:top w:val="none" w:sz="0" w:space="0" w:color="auto"/>
                <w:left w:val="none" w:sz="0" w:space="0" w:color="auto"/>
                <w:bottom w:val="none" w:sz="0" w:space="0" w:color="auto"/>
                <w:right w:val="none" w:sz="0" w:space="0" w:color="auto"/>
              </w:divBdr>
            </w:div>
            <w:div w:id="339546316">
              <w:marLeft w:val="0"/>
              <w:marRight w:val="0"/>
              <w:marTop w:val="0"/>
              <w:marBottom w:val="0"/>
              <w:divBdr>
                <w:top w:val="none" w:sz="0" w:space="0" w:color="auto"/>
                <w:left w:val="none" w:sz="0" w:space="0" w:color="auto"/>
                <w:bottom w:val="none" w:sz="0" w:space="0" w:color="auto"/>
                <w:right w:val="none" w:sz="0" w:space="0" w:color="auto"/>
              </w:divBdr>
            </w:div>
            <w:div w:id="405811376">
              <w:marLeft w:val="0"/>
              <w:marRight w:val="0"/>
              <w:marTop w:val="0"/>
              <w:marBottom w:val="0"/>
              <w:divBdr>
                <w:top w:val="none" w:sz="0" w:space="0" w:color="auto"/>
                <w:left w:val="none" w:sz="0" w:space="0" w:color="auto"/>
                <w:bottom w:val="none" w:sz="0" w:space="0" w:color="auto"/>
                <w:right w:val="none" w:sz="0" w:space="0" w:color="auto"/>
              </w:divBdr>
            </w:div>
            <w:div w:id="455682101">
              <w:marLeft w:val="0"/>
              <w:marRight w:val="0"/>
              <w:marTop w:val="0"/>
              <w:marBottom w:val="0"/>
              <w:divBdr>
                <w:top w:val="none" w:sz="0" w:space="0" w:color="auto"/>
                <w:left w:val="none" w:sz="0" w:space="0" w:color="auto"/>
                <w:bottom w:val="none" w:sz="0" w:space="0" w:color="auto"/>
                <w:right w:val="none" w:sz="0" w:space="0" w:color="auto"/>
              </w:divBdr>
            </w:div>
            <w:div w:id="568614741">
              <w:marLeft w:val="0"/>
              <w:marRight w:val="0"/>
              <w:marTop w:val="0"/>
              <w:marBottom w:val="0"/>
              <w:divBdr>
                <w:top w:val="none" w:sz="0" w:space="0" w:color="auto"/>
                <w:left w:val="none" w:sz="0" w:space="0" w:color="auto"/>
                <w:bottom w:val="none" w:sz="0" w:space="0" w:color="auto"/>
                <w:right w:val="none" w:sz="0" w:space="0" w:color="auto"/>
              </w:divBdr>
            </w:div>
            <w:div w:id="574555204">
              <w:marLeft w:val="0"/>
              <w:marRight w:val="0"/>
              <w:marTop w:val="0"/>
              <w:marBottom w:val="0"/>
              <w:divBdr>
                <w:top w:val="none" w:sz="0" w:space="0" w:color="auto"/>
                <w:left w:val="none" w:sz="0" w:space="0" w:color="auto"/>
                <w:bottom w:val="none" w:sz="0" w:space="0" w:color="auto"/>
                <w:right w:val="none" w:sz="0" w:space="0" w:color="auto"/>
              </w:divBdr>
            </w:div>
            <w:div w:id="677001949">
              <w:marLeft w:val="0"/>
              <w:marRight w:val="0"/>
              <w:marTop w:val="0"/>
              <w:marBottom w:val="0"/>
              <w:divBdr>
                <w:top w:val="none" w:sz="0" w:space="0" w:color="auto"/>
                <w:left w:val="none" w:sz="0" w:space="0" w:color="auto"/>
                <w:bottom w:val="none" w:sz="0" w:space="0" w:color="auto"/>
                <w:right w:val="none" w:sz="0" w:space="0" w:color="auto"/>
              </w:divBdr>
            </w:div>
            <w:div w:id="723287066">
              <w:marLeft w:val="0"/>
              <w:marRight w:val="0"/>
              <w:marTop w:val="0"/>
              <w:marBottom w:val="0"/>
              <w:divBdr>
                <w:top w:val="none" w:sz="0" w:space="0" w:color="auto"/>
                <w:left w:val="none" w:sz="0" w:space="0" w:color="auto"/>
                <w:bottom w:val="none" w:sz="0" w:space="0" w:color="auto"/>
                <w:right w:val="none" w:sz="0" w:space="0" w:color="auto"/>
              </w:divBdr>
            </w:div>
            <w:div w:id="794374014">
              <w:marLeft w:val="0"/>
              <w:marRight w:val="0"/>
              <w:marTop w:val="0"/>
              <w:marBottom w:val="0"/>
              <w:divBdr>
                <w:top w:val="none" w:sz="0" w:space="0" w:color="auto"/>
                <w:left w:val="none" w:sz="0" w:space="0" w:color="auto"/>
                <w:bottom w:val="none" w:sz="0" w:space="0" w:color="auto"/>
                <w:right w:val="none" w:sz="0" w:space="0" w:color="auto"/>
              </w:divBdr>
            </w:div>
            <w:div w:id="890924064">
              <w:marLeft w:val="0"/>
              <w:marRight w:val="0"/>
              <w:marTop w:val="0"/>
              <w:marBottom w:val="0"/>
              <w:divBdr>
                <w:top w:val="none" w:sz="0" w:space="0" w:color="auto"/>
                <w:left w:val="none" w:sz="0" w:space="0" w:color="auto"/>
                <w:bottom w:val="none" w:sz="0" w:space="0" w:color="auto"/>
                <w:right w:val="none" w:sz="0" w:space="0" w:color="auto"/>
              </w:divBdr>
            </w:div>
            <w:div w:id="923687455">
              <w:marLeft w:val="0"/>
              <w:marRight w:val="0"/>
              <w:marTop w:val="0"/>
              <w:marBottom w:val="0"/>
              <w:divBdr>
                <w:top w:val="none" w:sz="0" w:space="0" w:color="auto"/>
                <w:left w:val="none" w:sz="0" w:space="0" w:color="auto"/>
                <w:bottom w:val="none" w:sz="0" w:space="0" w:color="auto"/>
                <w:right w:val="none" w:sz="0" w:space="0" w:color="auto"/>
              </w:divBdr>
            </w:div>
            <w:div w:id="998575045">
              <w:marLeft w:val="0"/>
              <w:marRight w:val="0"/>
              <w:marTop w:val="0"/>
              <w:marBottom w:val="0"/>
              <w:divBdr>
                <w:top w:val="none" w:sz="0" w:space="0" w:color="auto"/>
                <w:left w:val="none" w:sz="0" w:space="0" w:color="auto"/>
                <w:bottom w:val="none" w:sz="0" w:space="0" w:color="auto"/>
                <w:right w:val="none" w:sz="0" w:space="0" w:color="auto"/>
              </w:divBdr>
            </w:div>
            <w:div w:id="1072242137">
              <w:marLeft w:val="0"/>
              <w:marRight w:val="0"/>
              <w:marTop w:val="0"/>
              <w:marBottom w:val="0"/>
              <w:divBdr>
                <w:top w:val="none" w:sz="0" w:space="0" w:color="auto"/>
                <w:left w:val="none" w:sz="0" w:space="0" w:color="auto"/>
                <w:bottom w:val="none" w:sz="0" w:space="0" w:color="auto"/>
                <w:right w:val="none" w:sz="0" w:space="0" w:color="auto"/>
              </w:divBdr>
            </w:div>
            <w:div w:id="1092238079">
              <w:marLeft w:val="0"/>
              <w:marRight w:val="0"/>
              <w:marTop w:val="0"/>
              <w:marBottom w:val="0"/>
              <w:divBdr>
                <w:top w:val="none" w:sz="0" w:space="0" w:color="auto"/>
                <w:left w:val="none" w:sz="0" w:space="0" w:color="auto"/>
                <w:bottom w:val="none" w:sz="0" w:space="0" w:color="auto"/>
                <w:right w:val="none" w:sz="0" w:space="0" w:color="auto"/>
              </w:divBdr>
            </w:div>
            <w:div w:id="1139807696">
              <w:marLeft w:val="0"/>
              <w:marRight w:val="0"/>
              <w:marTop w:val="0"/>
              <w:marBottom w:val="0"/>
              <w:divBdr>
                <w:top w:val="none" w:sz="0" w:space="0" w:color="auto"/>
                <w:left w:val="none" w:sz="0" w:space="0" w:color="auto"/>
                <w:bottom w:val="none" w:sz="0" w:space="0" w:color="auto"/>
                <w:right w:val="none" w:sz="0" w:space="0" w:color="auto"/>
              </w:divBdr>
            </w:div>
            <w:div w:id="1222209159">
              <w:marLeft w:val="0"/>
              <w:marRight w:val="0"/>
              <w:marTop w:val="0"/>
              <w:marBottom w:val="0"/>
              <w:divBdr>
                <w:top w:val="none" w:sz="0" w:space="0" w:color="auto"/>
                <w:left w:val="none" w:sz="0" w:space="0" w:color="auto"/>
                <w:bottom w:val="none" w:sz="0" w:space="0" w:color="auto"/>
                <w:right w:val="none" w:sz="0" w:space="0" w:color="auto"/>
              </w:divBdr>
            </w:div>
            <w:div w:id="1241215540">
              <w:marLeft w:val="0"/>
              <w:marRight w:val="0"/>
              <w:marTop w:val="0"/>
              <w:marBottom w:val="0"/>
              <w:divBdr>
                <w:top w:val="none" w:sz="0" w:space="0" w:color="auto"/>
                <w:left w:val="none" w:sz="0" w:space="0" w:color="auto"/>
                <w:bottom w:val="none" w:sz="0" w:space="0" w:color="auto"/>
                <w:right w:val="none" w:sz="0" w:space="0" w:color="auto"/>
              </w:divBdr>
            </w:div>
            <w:div w:id="1249313034">
              <w:marLeft w:val="0"/>
              <w:marRight w:val="0"/>
              <w:marTop w:val="0"/>
              <w:marBottom w:val="0"/>
              <w:divBdr>
                <w:top w:val="none" w:sz="0" w:space="0" w:color="auto"/>
                <w:left w:val="none" w:sz="0" w:space="0" w:color="auto"/>
                <w:bottom w:val="none" w:sz="0" w:space="0" w:color="auto"/>
                <w:right w:val="none" w:sz="0" w:space="0" w:color="auto"/>
              </w:divBdr>
            </w:div>
            <w:div w:id="1268467163">
              <w:marLeft w:val="0"/>
              <w:marRight w:val="0"/>
              <w:marTop w:val="0"/>
              <w:marBottom w:val="0"/>
              <w:divBdr>
                <w:top w:val="none" w:sz="0" w:space="0" w:color="auto"/>
                <w:left w:val="none" w:sz="0" w:space="0" w:color="auto"/>
                <w:bottom w:val="none" w:sz="0" w:space="0" w:color="auto"/>
                <w:right w:val="none" w:sz="0" w:space="0" w:color="auto"/>
              </w:divBdr>
            </w:div>
            <w:div w:id="1283072966">
              <w:marLeft w:val="0"/>
              <w:marRight w:val="0"/>
              <w:marTop w:val="0"/>
              <w:marBottom w:val="0"/>
              <w:divBdr>
                <w:top w:val="none" w:sz="0" w:space="0" w:color="auto"/>
                <w:left w:val="none" w:sz="0" w:space="0" w:color="auto"/>
                <w:bottom w:val="none" w:sz="0" w:space="0" w:color="auto"/>
                <w:right w:val="none" w:sz="0" w:space="0" w:color="auto"/>
              </w:divBdr>
            </w:div>
            <w:div w:id="1360350942">
              <w:marLeft w:val="0"/>
              <w:marRight w:val="0"/>
              <w:marTop w:val="0"/>
              <w:marBottom w:val="0"/>
              <w:divBdr>
                <w:top w:val="none" w:sz="0" w:space="0" w:color="auto"/>
                <w:left w:val="none" w:sz="0" w:space="0" w:color="auto"/>
                <w:bottom w:val="none" w:sz="0" w:space="0" w:color="auto"/>
                <w:right w:val="none" w:sz="0" w:space="0" w:color="auto"/>
              </w:divBdr>
            </w:div>
            <w:div w:id="1439061019">
              <w:marLeft w:val="0"/>
              <w:marRight w:val="0"/>
              <w:marTop w:val="0"/>
              <w:marBottom w:val="0"/>
              <w:divBdr>
                <w:top w:val="none" w:sz="0" w:space="0" w:color="auto"/>
                <w:left w:val="none" w:sz="0" w:space="0" w:color="auto"/>
                <w:bottom w:val="none" w:sz="0" w:space="0" w:color="auto"/>
                <w:right w:val="none" w:sz="0" w:space="0" w:color="auto"/>
              </w:divBdr>
            </w:div>
            <w:div w:id="1478035701">
              <w:marLeft w:val="0"/>
              <w:marRight w:val="0"/>
              <w:marTop w:val="0"/>
              <w:marBottom w:val="0"/>
              <w:divBdr>
                <w:top w:val="none" w:sz="0" w:space="0" w:color="auto"/>
                <w:left w:val="none" w:sz="0" w:space="0" w:color="auto"/>
                <w:bottom w:val="none" w:sz="0" w:space="0" w:color="auto"/>
                <w:right w:val="none" w:sz="0" w:space="0" w:color="auto"/>
              </w:divBdr>
            </w:div>
            <w:div w:id="1538198794">
              <w:marLeft w:val="0"/>
              <w:marRight w:val="0"/>
              <w:marTop w:val="0"/>
              <w:marBottom w:val="0"/>
              <w:divBdr>
                <w:top w:val="none" w:sz="0" w:space="0" w:color="auto"/>
                <w:left w:val="none" w:sz="0" w:space="0" w:color="auto"/>
                <w:bottom w:val="none" w:sz="0" w:space="0" w:color="auto"/>
                <w:right w:val="none" w:sz="0" w:space="0" w:color="auto"/>
              </w:divBdr>
            </w:div>
            <w:div w:id="1541168789">
              <w:marLeft w:val="0"/>
              <w:marRight w:val="0"/>
              <w:marTop w:val="0"/>
              <w:marBottom w:val="0"/>
              <w:divBdr>
                <w:top w:val="none" w:sz="0" w:space="0" w:color="auto"/>
                <w:left w:val="none" w:sz="0" w:space="0" w:color="auto"/>
                <w:bottom w:val="none" w:sz="0" w:space="0" w:color="auto"/>
                <w:right w:val="none" w:sz="0" w:space="0" w:color="auto"/>
              </w:divBdr>
            </w:div>
            <w:div w:id="1608001888">
              <w:marLeft w:val="0"/>
              <w:marRight w:val="0"/>
              <w:marTop w:val="0"/>
              <w:marBottom w:val="0"/>
              <w:divBdr>
                <w:top w:val="none" w:sz="0" w:space="0" w:color="auto"/>
                <w:left w:val="none" w:sz="0" w:space="0" w:color="auto"/>
                <w:bottom w:val="none" w:sz="0" w:space="0" w:color="auto"/>
                <w:right w:val="none" w:sz="0" w:space="0" w:color="auto"/>
              </w:divBdr>
            </w:div>
            <w:div w:id="1726291239">
              <w:marLeft w:val="0"/>
              <w:marRight w:val="0"/>
              <w:marTop w:val="0"/>
              <w:marBottom w:val="0"/>
              <w:divBdr>
                <w:top w:val="none" w:sz="0" w:space="0" w:color="auto"/>
                <w:left w:val="none" w:sz="0" w:space="0" w:color="auto"/>
                <w:bottom w:val="none" w:sz="0" w:space="0" w:color="auto"/>
                <w:right w:val="none" w:sz="0" w:space="0" w:color="auto"/>
              </w:divBdr>
            </w:div>
            <w:div w:id="1732462942">
              <w:marLeft w:val="0"/>
              <w:marRight w:val="0"/>
              <w:marTop w:val="0"/>
              <w:marBottom w:val="0"/>
              <w:divBdr>
                <w:top w:val="none" w:sz="0" w:space="0" w:color="auto"/>
                <w:left w:val="none" w:sz="0" w:space="0" w:color="auto"/>
                <w:bottom w:val="none" w:sz="0" w:space="0" w:color="auto"/>
                <w:right w:val="none" w:sz="0" w:space="0" w:color="auto"/>
              </w:divBdr>
            </w:div>
            <w:div w:id="1829516654">
              <w:marLeft w:val="0"/>
              <w:marRight w:val="0"/>
              <w:marTop w:val="0"/>
              <w:marBottom w:val="0"/>
              <w:divBdr>
                <w:top w:val="none" w:sz="0" w:space="0" w:color="auto"/>
                <w:left w:val="none" w:sz="0" w:space="0" w:color="auto"/>
                <w:bottom w:val="none" w:sz="0" w:space="0" w:color="auto"/>
                <w:right w:val="none" w:sz="0" w:space="0" w:color="auto"/>
              </w:divBdr>
            </w:div>
            <w:div w:id="1841920769">
              <w:marLeft w:val="0"/>
              <w:marRight w:val="0"/>
              <w:marTop w:val="0"/>
              <w:marBottom w:val="0"/>
              <w:divBdr>
                <w:top w:val="none" w:sz="0" w:space="0" w:color="auto"/>
                <w:left w:val="none" w:sz="0" w:space="0" w:color="auto"/>
                <w:bottom w:val="none" w:sz="0" w:space="0" w:color="auto"/>
                <w:right w:val="none" w:sz="0" w:space="0" w:color="auto"/>
              </w:divBdr>
            </w:div>
            <w:div w:id="1857427824">
              <w:marLeft w:val="0"/>
              <w:marRight w:val="0"/>
              <w:marTop w:val="0"/>
              <w:marBottom w:val="0"/>
              <w:divBdr>
                <w:top w:val="none" w:sz="0" w:space="0" w:color="auto"/>
                <w:left w:val="none" w:sz="0" w:space="0" w:color="auto"/>
                <w:bottom w:val="none" w:sz="0" w:space="0" w:color="auto"/>
                <w:right w:val="none" w:sz="0" w:space="0" w:color="auto"/>
              </w:divBdr>
            </w:div>
            <w:div w:id="1918634842">
              <w:marLeft w:val="0"/>
              <w:marRight w:val="0"/>
              <w:marTop w:val="0"/>
              <w:marBottom w:val="0"/>
              <w:divBdr>
                <w:top w:val="none" w:sz="0" w:space="0" w:color="auto"/>
                <w:left w:val="none" w:sz="0" w:space="0" w:color="auto"/>
                <w:bottom w:val="none" w:sz="0" w:space="0" w:color="auto"/>
                <w:right w:val="none" w:sz="0" w:space="0" w:color="auto"/>
              </w:divBdr>
            </w:div>
            <w:div w:id="1962105574">
              <w:marLeft w:val="0"/>
              <w:marRight w:val="0"/>
              <w:marTop w:val="0"/>
              <w:marBottom w:val="0"/>
              <w:divBdr>
                <w:top w:val="none" w:sz="0" w:space="0" w:color="auto"/>
                <w:left w:val="none" w:sz="0" w:space="0" w:color="auto"/>
                <w:bottom w:val="none" w:sz="0" w:space="0" w:color="auto"/>
                <w:right w:val="none" w:sz="0" w:space="0" w:color="auto"/>
              </w:divBdr>
            </w:div>
            <w:div w:id="212745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481176">
      <w:bodyDiv w:val="1"/>
      <w:marLeft w:val="0"/>
      <w:marRight w:val="0"/>
      <w:marTop w:val="0"/>
      <w:marBottom w:val="0"/>
      <w:divBdr>
        <w:top w:val="none" w:sz="0" w:space="0" w:color="auto"/>
        <w:left w:val="none" w:sz="0" w:space="0" w:color="auto"/>
        <w:bottom w:val="none" w:sz="0" w:space="0" w:color="auto"/>
        <w:right w:val="none" w:sz="0" w:space="0" w:color="auto"/>
      </w:divBdr>
      <w:divsChild>
        <w:div w:id="1680501605">
          <w:marLeft w:val="0"/>
          <w:marRight w:val="0"/>
          <w:marTop w:val="0"/>
          <w:marBottom w:val="0"/>
          <w:divBdr>
            <w:top w:val="none" w:sz="0" w:space="0" w:color="auto"/>
            <w:left w:val="none" w:sz="0" w:space="0" w:color="auto"/>
            <w:bottom w:val="none" w:sz="0" w:space="0" w:color="auto"/>
            <w:right w:val="none" w:sz="0" w:space="0" w:color="auto"/>
          </w:divBdr>
          <w:divsChild>
            <w:div w:id="2172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326006">
      <w:bodyDiv w:val="1"/>
      <w:marLeft w:val="0"/>
      <w:marRight w:val="0"/>
      <w:marTop w:val="0"/>
      <w:marBottom w:val="0"/>
      <w:divBdr>
        <w:top w:val="none" w:sz="0" w:space="0" w:color="auto"/>
        <w:left w:val="none" w:sz="0" w:space="0" w:color="auto"/>
        <w:bottom w:val="none" w:sz="0" w:space="0" w:color="auto"/>
        <w:right w:val="none" w:sz="0" w:space="0" w:color="auto"/>
      </w:divBdr>
      <w:divsChild>
        <w:div w:id="245041054">
          <w:marLeft w:val="0"/>
          <w:marRight w:val="0"/>
          <w:marTop w:val="0"/>
          <w:marBottom w:val="0"/>
          <w:divBdr>
            <w:top w:val="none" w:sz="0" w:space="0" w:color="auto"/>
            <w:left w:val="none" w:sz="0" w:space="0" w:color="auto"/>
            <w:bottom w:val="none" w:sz="0" w:space="0" w:color="auto"/>
            <w:right w:val="none" w:sz="0" w:space="0" w:color="auto"/>
          </w:divBdr>
          <w:divsChild>
            <w:div w:id="172570285">
              <w:marLeft w:val="0"/>
              <w:marRight w:val="0"/>
              <w:marTop w:val="0"/>
              <w:marBottom w:val="0"/>
              <w:divBdr>
                <w:top w:val="none" w:sz="0" w:space="0" w:color="auto"/>
                <w:left w:val="none" w:sz="0" w:space="0" w:color="auto"/>
                <w:bottom w:val="none" w:sz="0" w:space="0" w:color="auto"/>
                <w:right w:val="none" w:sz="0" w:space="0" w:color="auto"/>
              </w:divBdr>
            </w:div>
            <w:div w:id="310327123">
              <w:marLeft w:val="0"/>
              <w:marRight w:val="0"/>
              <w:marTop w:val="0"/>
              <w:marBottom w:val="0"/>
              <w:divBdr>
                <w:top w:val="none" w:sz="0" w:space="0" w:color="auto"/>
                <w:left w:val="none" w:sz="0" w:space="0" w:color="auto"/>
                <w:bottom w:val="none" w:sz="0" w:space="0" w:color="auto"/>
                <w:right w:val="none" w:sz="0" w:space="0" w:color="auto"/>
              </w:divBdr>
            </w:div>
            <w:div w:id="345836314">
              <w:marLeft w:val="0"/>
              <w:marRight w:val="0"/>
              <w:marTop w:val="0"/>
              <w:marBottom w:val="0"/>
              <w:divBdr>
                <w:top w:val="none" w:sz="0" w:space="0" w:color="auto"/>
                <w:left w:val="none" w:sz="0" w:space="0" w:color="auto"/>
                <w:bottom w:val="none" w:sz="0" w:space="0" w:color="auto"/>
                <w:right w:val="none" w:sz="0" w:space="0" w:color="auto"/>
              </w:divBdr>
            </w:div>
            <w:div w:id="375475726">
              <w:marLeft w:val="0"/>
              <w:marRight w:val="0"/>
              <w:marTop w:val="0"/>
              <w:marBottom w:val="0"/>
              <w:divBdr>
                <w:top w:val="none" w:sz="0" w:space="0" w:color="auto"/>
                <w:left w:val="none" w:sz="0" w:space="0" w:color="auto"/>
                <w:bottom w:val="none" w:sz="0" w:space="0" w:color="auto"/>
                <w:right w:val="none" w:sz="0" w:space="0" w:color="auto"/>
              </w:divBdr>
            </w:div>
            <w:div w:id="389578569">
              <w:marLeft w:val="0"/>
              <w:marRight w:val="0"/>
              <w:marTop w:val="0"/>
              <w:marBottom w:val="0"/>
              <w:divBdr>
                <w:top w:val="none" w:sz="0" w:space="0" w:color="auto"/>
                <w:left w:val="none" w:sz="0" w:space="0" w:color="auto"/>
                <w:bottom w:val="none" w:sz="0" w:space="0" w:color="auto"/>
                <w:right w:val="none" w:sz="0" w:space="0" w:color="auto"/>
              </w:divBdr>
            </w:div>
            <w:div w:id="611547620">
              <w:marLeft w:val="0"/>
              <w:marRight w:val="0"/>
              <w:marTop w:val="0"/>
              <w:marBottom w:val="0"/>
              <w:divBdr>
                <w:top w:val="none" w:sz="0" w:space="0" w:color="auto"/>
                <w:left w:val="none" w:sz="0" w:space="0" w:color="auto"/>
                <w:bottom w:val="none" w:sz="0" w:space="0" w:color="auto"/>
                <w:right w:val="none" w:sz="0" w:space="0" w:color="auto"/>
              </w:divBdr>
            </w:div>
            <w:div w:id="636493776">
              <w:marLeft w:val="0"/>
              <w:marRight w:val="0"/>
              <w:marTop w:val="0"/>
              <w:marBottom w:val="0"/>
              <w:divBdr>
                <w:top w:val="none" w:sz="0" w:space="0" w:color="auto"/>
                <w:left w:val="none" w:sz="0" w:space="0" w:color="auto"/>
                <w:bottom w:val="none" w:sz="0" w:space="0" w:color="auto"/>
                <w:right w:val="none" w:sz="0" w:space="0" w:color="auto"/>
              </w:divBdr>
            </w:div>
            <w:div w:id="662011166">
              <w:marLeft w:val="0"/>
              <w:marRight w:val="0"/>
              <w:marTop w:val="0"/>
              <w:marBottom w:val="0"/>
              <w:divBdr>
                <w:top w:val="none" w:sz="0" w:space="0" w:color="auto"/>
                <w:left w:val="none" w:sz="0" w:space="0" w:color="auto"/>
                <w:bottom w:val="none" w:sz="0" w:space="0" w:color="auto"/>
                <w:right w:val="none" w:sz="0" w:space="0" w:color="auto"/>
              </w:divBdr>
            </w:div>
            <w:div w:id="790130341">
              <w:marLeft w:val="0"/>
              <w:marRight w:val="0"/>
              <w:marTop w:val="0"/>
              <w:marBottom w:val="0"/>
              <w:divBdr>
                <w:top w:val="none" w:sz="0" w:space="0" w:color="auto"/>
                <w:left w:val="none" w:sz="0" w:space="0" w:color="auto"/>
                <w:bottom w:val="none" w:sz="0" w:space="0" w:color="auto"/>
                <w:right w:val="none" w:sz="0" w:space="0" w:color="auto"/>
              </w:divBdr>
            </w:div>
            <w:div w:id="792678389">
              <w:marLeft w:val="0"/>
              <w:marRight w:val="0"/>
              <w:marTop w:val="0"/>
              <w:marBottom w:val="0"/>
              <w:divBdr>
                <w:top w:val="none" w:sz="0" w:space="0" w:color="auto"/>
                <w:left w:val="none" w:sz="0" w:space="0" w:color="auto"/>
                <w:bottom w:val="none" w:sz="0" w:space="0" w:color="auto"/>
                <w:right w:val="none" w:sz="0" w:space="0" w:color="auto"/>
              </w:divBdr>
            </w:div>
            <w:div w:id="960921298">
              <w:marLeft w:val="0"/>
              <w:marRight w:val="0"/>
              <w:marTop w:val="0"/>
              <w:marBottom w:val="0"/>
              <w:divBdr>
                <w:top w:val="none" w:sz="0" w:space="0" w:color="auto"/>
                <w:left w:val="none" w:sz="0" w:space="0" w:color="auto"/>
                <w:bottom w:val="none" w:sz="0" w:space="0" w:color="auto"/>
                <w:right w:val="none" w:sz="0" w:space="0" w:color="auto"/>
              </w:divBdr>
            </w:div>
            <w:div w:id="1200512968">
              <w:marLeft w:val="0"/>
              <w:marRight w:val="0"/>
              <w:marTop w:val="0"/>
              <w:marBottom w:val="0"/>
              <w:divBdr>
                <w:top w:val="none" w:sz="0" w:space="0" w:color="auto"/>
                <w:left w:val="none" w:sz="0" w:space="0" w:color="auto"/>
                <w:bottom w:val="none" w:sz="0" w:space="0" w:color="auto"/>
                <w:right w:val="none" w:sz="0" w:space="0" w:color="auto"/>
              </w:divBdr>
            </w:div>
            <w:div w:id="1315139375">
              <w:marLeft w:val="0"/>
              <w:marRight w:val="0"/>
              <w:marTop w:val="0"/>
              <w:marBottom w:val="0"/>
              <w:divBdr>
                <w:top w:val="none" w:sz="0" w:space="0" w:color="auto"/>
                <w:left w:val="none" w:sz="0" w:space="0" w:color="auto"/>
                <w:bottom w:val="none" w:sz="0" w:space="0" w:color="auto"/>
                <w:right w:val="none" w:sz="0" w:space="0" w:color="auto"/>
              </w:divBdr>
            </w:div>
            <w:div w:id="1653950586">
              <w:marLeft w:val="0"/>
              <w:marRight w:val="0"/>
              <w:marTop w:val="0"/>
              <w:marBottom w:val="0"/>
              <w:divBdr>
                <w:top w:val="none" w:sz="0" w:space="0" w:color="auto"/>
                <w:left w:val="none" w:sz="0" w:space="0" w:color="auto"/>
                <w:bottom w:val="none" w:sz="0" w:space="0" w:color="auto"/>
                <w:right w:val="none" w:sz="0" w:space="0" w:color="auto"/>
              </w:divBdr>
            </w:div>
            <w:div w:id="1743143171">
              <w:marLeft w:val="0"/>
              <w:marRight w:val="0"/>
              <w:marTop w:val="0"/>
              <w:marBottom w:val="0"/>
              <w:divBdr>
                <w:top w:val="none" w:sz="0" w:space="0" w:color="auto"/>
                <w:left w:val="none" w:sz="0" w:space="0" w:color="auto"/>
                <w:bottom w:val="none" w:sz="0" w:space="0" w:color="auto"/>
                <w:right w:val="none" w:sz="0" w:space="0" w:color="auto"/>
              </w:divBdr>
            </w:div>
            <w:div w:id="1966233402">
              <w:marLeft w:val="0"/>
              <w:marRight w:val="0"/>
              <w:marTop w:val="0"/>
              <w:marBottom w:val="0"/>
              <w:divBdr>
                <w:top w:val="none" w:sz="0" w:space="0" w:color="auto"/>
                <w:left w:val="none" w:sz="0" w:space="0" w:color="auto"/>
                <w:bottom w:val="none" w:sz="0" w:space="0" w:color="auto"/>
                <w:right w:val="none" w:sz="0" w:space="0" w:color="auto"/>
              </w:divBdr>
            </w:div>
            <w:div w:id="1972437753">
              <w:marLeft w:val="0"/>
              <w:marRight w:val="0"/>
              <w:marTop w:val="0"/>
              <w:marBottom w:val="0"/>
              <w:divBdr>
                <w:top w:val="none" w:sz="0" w:space="0" w:color="auto"/>
                <w:left w:val="none" w:sz="0" w:space="0" w:color="auto"/>
                <w:bottom w:val="none" w:sz="0" w:space="0" w:color="auto"/>
                <w:right w:val="none" w:sz="0" w:space="0" w:color="auto"/>
              </w:divBdr>
            </w:div>
            <w:div w:id="20283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1179">
      <w:bodyDiv w:val="1"/>
      <w:marLeft w:val="0"/>
      <w:marRight w:val="0"/>
      <w:marTop w:val="0"/>
      <w:marBottom w:val="0"/>
      <w:divBdr>
        <w:top w:val="none" w:sz="0" w:space="0" w:color="auto"/>
        <w:left w:val="none" w:sz="0" w:space="0" w:color="auto"/>
        <w:bottom w:val="none" w:sz="0" w:space="0" w:color="auto"/>
        <w:right w:val="none" w:sz="0" w:space="0" w:color="auto"/>
      </w:divBdr>
    </w:div>
    <w:div w:id="996110853">
      <w:bodyDiv w:val="1"/>
      <w:marLeft w:val="0"/>
      <w:marRight w:val="0"/>
      <w:marTop w:val="0"/>
      <w:marBottom w:val="0"/>
      <w:divBdr>
        <w:top w:val="none" w:sz="0" w:space="0" w:color="auto"/>
        <w:left w:val="none" w:sz="0" w:space="0" w:color="auto"/>
        <w:bottom w:val="none" w:sz="0" w:space="0" w:color="auto"/>
        <w:right w:val="none" w:sz="0" w:space="0" w:color="auto"/>
      </w:divBdr>
      <w:divsChild>
        <w:div w:id="1287586998">
          <w:marLeft w:val="0"/>
          <w:marRight w:val="0"/>
          <w:marTop w:val="0"/>
          <w:marBottom w:val="0"/>
          <w:divBdr>
            <w:top w:val="none" w:sz="0" w:space="0" w:color="auto"/>
            <w:left w:val="none" w:sz="0" w:space="0" w:color="auto"/>
            <w:bottom w:val="none" w:sz="0" w:space="0" w:color="auto"/>
            <w:right w:val="none" w:sz="0" w:space="0" w:color="auto"/>
          </w:divBdr>
          <w:divsChild>
            <w:div w:id="267740646">
              <w:marLeft w:val="0"/>
              <w:marRight w:val="0"/>
              <w:marTop w:val="0"/>
              <w:marBottom w:val="0"/>
              <w:divBdr>
                <w:top w:val="none" w:sz="0" w:space="0" w:color="auto"/>
                <w:left w:val="none" w:sz="0" w:space="0" w:color="auto"/>
                <w:bottom w:val="none" w:sz="0" w:space="0" w:color="auto"/>
                <w:right w:val="none" w:sz="0" w:space="0" w:color="auto"/>
              </w:divBdr>
            </w:div>
            <w:div w:id="1044327482">
              <w:marLeft w:val="0"/>
              <w:marRight w:val="0"/>
              <w:marTop w:val="0"/>
              <w:marBottom w:val="0"/>
              <w:divBdr>
                <w:top w:val="none" w:sz="0" w:space="0" w:color="auto"/>
                <w:left w:val="none" w:sz="0" w:space="0" w:color="auto"/>
                <w:bottom w:val="none" w:sz="0" w:space="0" w:color="auto"/>
                <w:right w:val="none" w:sz="0" w:space="0" w:color="auto"/>
              </w:divBdr>
            </w:div>
            <w:div w:id="12644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086774">
      <w:bodyDiv w:val="1"/>
      <w:marLeft w:val="0"/>
      <w:marRight w:val="0"/>
      <w:marTop w:val="0"/>
      <w:marBottom w:val="0"/>
      <w:divBdr>
        <w:top w:val="none" w:sz="0" w:space="0" w:color="auto"/>
        <w:left w:val="none" w:sz="0" w:space="0" w:color="auto"/>
        <w:bottom w:val="none" w:sz="0" w:space="0" w:color="auto"/>
        <w:right w:val="none" w:sz="0" w:space="0" w:color="auto"/>
      </w:divBdr>
      <w:divsChild>
        <w:div w:id="430207266">
          <w:marLeft w:val="0"/>
          <w:marRight w:val="0"/>
          <w:marTop w:val="0"/>
          <w:marBottom w:val="0"/>
          <w:divBdr>
            <w:top w:val="none" w:sz="0" w:space="0" w:color="auto"/>
            <w:left w:val="none" w:sz="0" w:space="0" w:color="auto"/>
            <w:bottom w:val="none" w:sz="0" w:space="0" w:color="auto"/>
            <w:right w:val="none" w:sz="0" w:space="0" w:color="auto"/>
          </w:divBdr>
          <w:divsChild>
            <w:div w:id="989403854">
              <w:marLeft w:val="0"/>
              <w:marRight w:val="0"/>
              <w:marTop w:val="0"/>
              <w:marBottom w:val="0"/>
              <w:divBdr>
                <w:top w:val="none" w:sz="0" w:space="0" w:color="auto"/>
                <w:left w:val="none" w:sz="0" w:space="0" w:color="auto"/>
                <w:bottom w:val="none" w:sz="0" w:space="0" w:color="auto"/>
                <w:right w:val="none" w:sz="0" w:space="0" w:color="auto"/>
              </w:divBdr>
            </w:div>
            <w:div w:id="153403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2666">
      <w:bodyDiv w:val="1"/>
      <w:marLeft w:val="0"/>
      <w:marRight w:val="0"/>
      <w:marTop w:val="0"/>
      <w:marBottom w:val="0"/>
      <w:divBdr>
        <w:top w:val="none" w:sz="0" w:space="0" w:color="auto"/>
        <w:left w:val="none" w:sz="0" w:space="0" w:color="auto"/>
        <w:bottom w:val="none" w:sz="0" w:space="0" w:color="auto"/>
        <w:right w:val="none" w:sz="0" w:space="0" w:color="auto"/>
      </w:divBdr>
      <w:divsChild>
        <w:div w:id="1981574500">
          <w:marLeft w:val="0"/>
          <w:marRight w:val="0"/>
          <w:marTop w:val="0"/>
          <w:marBottom w:val="0"/>
          <w:divBdr>
            <w:top w:val="none" w:sz="0" w:space="0" w:color="auto"/>
            <w:left w:val="none" w:sz="0" w:space="0" w:color="auto"/>
            <w:bottom w:val="none" w:sz="0" w:space="0" w:color="auto"/>
            <w:right w:val="none" w:sz="0" w:space="0" w:color="auto"/>
          </w:divBdr>
          <w:divsChild>
            <w:div w:id="61047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828772">
      <w:bodyDiv w:val="1"/>
      <w:marLeft w:val="0"/>
      <w:marRight w:val="0"/>
      <w:marTop w:val="0"/>
      <w:marBottom w:val="0"/>
      <w:divBdr>
        <w:top w:val="none" w:sz="0" w:space="0" w:color="auto"/>
        <w:left w:val="none" w:sz="0" w:space="0" w:color="auto"/>
        <w:bottom w:val="none" w:sz="0" w:space="0" w:color="auto"/>
        <w:right w:val="none" w:sz="0" w:space="0" w:color="auto"/>
      </w:divBdr>
      <w:divsChild>
        <w:div w:id="1638485840">
          <w:marLeft w:val="0"/>
          <w:marRight w:val="0"/>
          <w:marTop w:val="0"/>
          <w:marBottom w:val="0"/>
          <w:divBdr>
            <w:top w:val="none" w:sz="0" w:space="0" w:color="auto"/>
            <w:left w:val="none" w:sz="0" w:space="0" w:color="auto"/>
            <w:bottom w:val="none" w:sz="0" w:space="0" w:color="auto"/>
            <w:right w:val="none" w:sz="0" w:space="0" w:color="auto"/>
          </w:divBdr>
          <w:divsChild>
            <w:div w:id="61801620">
              <w:marLeft w:val="0"/>
              <w:marRight w:val="0"/>
              <w:marTop w:val="0"/>
              <w:marBottom w:val="0"/>
              <w:divBdr>
                <w:top w:val="none" w:sz="0" w:space="0" w:color="auto"/>
                <w:left w:val="none" w:sz="0" w:space="0" w:color="auto"/>
                <w:bottom w:val="none" w:sz="0" w:space="0" w:color="auto"/>
                <w:right w:val="none" w:sz="0" w:space="0" w:color="auto"/>
              </w:divBdr>
            </w:div>
            <w:div w:id="75327748">
              <w:marLeft w:val="0"/>
              <w:marRight w:val="0"/>
              <w:marTop w:val="0"/>
              <w:marBottom w:val="0"/>
              <w:divBdr>
                <w:top w:val="none" w:sz="0" w:space="0" w:color="auto"/>
                <w:left w:val="none" w:sz="0" w:space="0" w:color="auto"/>
                <w:bottom w:val="none" w:sz="0" w:space="0" w:color="auto"/>
                <w:right w:val="none" w:sz="0" w:space="0" w:color="auto"/>
              </w:divBdr>
            </w:div>
            <w:div w:id="185146325">
              <w:marLeft w:val="0"/>
              <w:marRight w:val="0"/>
              <w:marTop w:val="0"/>
              <w:marBottom w:val="0"/>
              <w:divBdr>
                <w:top w:val="none" w:sz="0" w:space="0" w:color="auto"/>
                <w:left w:val="none" w:sz="0" w:space="0" w:color="auto"/>
                <w:bottom w:val="none" w:sz="0" w:space="0" w:color="auto"/>
                <w:right w:val="none" w:sz="0" w:space="0" w:color="auto"/>
              </w:divBdr>
            </w:div>
            <w:div w:id="243611574">
              <w:marLeft w:val="0"/>
              <w:marRight w:val="0"/>
              <w:marTop w:val="0"/>
              <w:marBottom w:val="0"/>
              <w:divBdr>
                <w:top w:val="none" w:sz="0" w:space="0" w:color="auto"/>
                <w:left w:val="none" w:sz="0" w:space="0" w:color="auto"/>
                <w:bottom w:val="none" w:sz="0" w:space="0" w:color="auto"/>
                <w:right w:val="none" w:sz="0" w:space="0" w:color="auto"/>
              </w:divBdr>
            </w:div>
            <w:div w:id="356589864">
              <w:marLeft w:val="0"/>
              <w:marRight w:val="0"/>
              <w:marTop w:val="0"/>
              <w:marBottom w:val="0"/>
              <w:divBdr>
                <w:top w:val="none" w:sz="0" w:space="0" w:color="auto"/>
                <w:left w:val="none" w:sz="0" w:space="0" w:color="auto"/>
                <w:bottom w:val="none" w:sz="0" w:space="0" w:color="auto"/>
                <w:right w:val="none" w:sz="0" w:space="0" w:color="auto"/>
              </w:divBdr>
            </w:div>
            <w:div w:id="373846679">
              <w:marLeft w:val="0"/>
              <w:marRight w:val="0"/>
              <w:marTop w:val="0"/>
              <w:marBottom w:val="0"/>
              <w:divBdr>
                <w:top w:val="none" w:sz="0" w:space="0" w:color="auto"/>
                <w:left w:val="none" w:sz="0" w:space="0" w:color="auto"/>
                <w:bottom w:val="none" w:sz="0" w:space="0" w:color="auto"/>
                <w:right w:val="none" w:sz="0" w:space="0" w:color="auto"/>
              </w:divBdr>
            </w:div>
            <w:div w:id="392044649">
              <w:marLeft w:val="0"/>
              <w:marRight w:val="0"/>
              <w:marTop w:val="0"/>
              <w:marBottom w:val="0"/>
              <w:divBdr>
                <w:top w:val="none" w:sz="0" w:space="0" w:color="auto"/>
                <w:left w:val="none" w:sz="0" w:space="0" w:color="auto"/>
                <w:bottom w:val="none" w:sz="0" w:space="0" w:color="auto"/>
                <w:right w:val="none" w:sz="0" w:space="0" w:color="auto"/>
              </w:divBdr>
            </w:div>
            <w:div w:id="446824602">
              <w:marLeft w:val="0"/>
              <w:marRight w:val="0"/>
              <w:marTop w:val="0"/>
              <w:marBottom w:val="0"/>
              <w:divBdr>
                <w:top w:val="none" w:sz="0" w:space="0" w:color="auto"/>
                <w:left w:val="none" w:sz="0" w:space="0" w:color="auto"/>
                <w:bottom w:val="none" w:sz="0" w:space="0" w:color="auto"/>
                <w:right w:val="none" w:sz="0" w:space="0" w:color="auto"/>
              </w:divBdr>
            </w:div>
            <w:div w:id="568924549">
              <w:marLeft w:val="0"/>
              <w:marRight w:val="0"/>
              <w:marTop w:val="0"/>
              <w:marBottom w:val="0"/>
              <w:divBdr>
                <w:top w:val="none" w:sz="0" w:space="0" w:color="auto"/>
                <w:left w:val="none" w:sz="0" w:space="0" w:color="auto"/>
                <w:bottom w:val="none" w:sz="0" w:space="0" w:color="auto"/>
                <w:right w:val="none" w:sz="0" w:space="0" w:color="auto"/>
              </w:divBdr>
            </w:div>
            <w:div w:id="624850419">
              <w:marLeft w:val="0"/>
              <w:marRight w:val="0"/>
              <w:marTop w:val="0"/>
              <w:marBottom w:val="0"/>
              <w:divBdr>
                <w:top w:val="none" w:sz="0" w:space="0" w:color="auto"/>
                <w:left w:val="none" w:sz="0" w:space="0" w:color="auto"/>
                <w:bottom w:val="none" w:sz="0" w:space="0" w:color="auto"/>
                <w:right w:val="none" w:sz="0" w:space="0" w:color="auto"/>
              </w:divBdr>
            </w:div>
            <w:div w:id="654842184">
              <w:marLeft w:val="0"/>
              <w:marRight w:val="0"/>
              <w:marTop w:val="0"/>
              <w:marBottom w:val="0"/>
              <w:divBdr>
                <w:top w:val="none" w:sz="0" w:space="0" w:color="auto"/>
                <w:left w:val="none" w:sz="0" w:space="0" w:color="auto"/>
                <w:bottom w:val="none" w:sz="0" w:space="0" w:color="auto"/>
                <w:right w:val="none" w:sz="0" w:space="0" w:color="auto"/>
              </w:divBdr>
            </w:div>
            <w:div w:id="686056689">
              <w:marLeft w:val="0"/>
              <w:marRight w:val="0"/>
              <w:marTop w:val="0"/>
              <w:marBottom w:val="0"/>
              <w:divBdr>
                <w:top w:val="none" w:sz="0" w:space="0" w:color="auto"/>
                <w:left w:val="none" w:sz="0" w:space="0" w:color="auto"/>
                <w:bottom w:val="none" w:sz="0" w:space="0" w:color="auto"/>
                <w:right w:val="none" w:sz="0" w:space="0" w:color="auto"/>
              </w:divBdr>
            </w:div>
            <w:div w:id="935748581">
              <w:marLeft w:val="0"/>
              <w:marRight w:val="0"/>
              <w:marTop w:val="0"/>
              <w:marBottom w:val="0"/>
              <w:divBdr>
                <w:top w:val="none" w:sz="0" w:space="0" w:color="auto"/>
                <w:left w:val="none" w:sz="0" w:space="0" w:color="auto"/>
                <w:bottom w:val="none" w:sz="0" w:space="0" w:color="auto"/>
                <w:right w:val="none" w:sz="0" w:space="0" w:color="auto"/>
              </w:divBdr>
            </w:div>
            <w:div w:id="1042053422">
              <w:marLeft w:val="0"/>
              <w:marRight w:val="0"/>
              <w:marTop w:val="0"/>
              <w:marBottom w:val="0"/>
              <w:divBdr>
                <w:top w:val="none" w:sz="0" w:space="0" w:color="auto"/>
                <w:left w:val="none" w:sz="0" w:space="0" w:color="auto"/>
                <w:bottom w:val="none" w:sz="0" w:space="0" w:color="auto"/>
                <w:right w:val="none" w:sz="0" w:space="0" w:color="auto"/>
              </w:divBdr>
            </w:div>
            <w:div w:id="1051349523">
              <w:marLeft w:val="0"/>
              <w:marRight w:val="0"/>
              <w:marTop w:val="0"/>
              <w:marBottom w:val="0"/>
              <w:divBdr>
                <w:top w:val="none" w:sz="0" w:space="0" w:color="auto"/>
                <w:left w:val="none" w:sz="0" w:space="0" w:color="auto"/>
                <w:bottom w:val="none" w:sz="0" w:space="0" w:color="auto"/>
                <w:right w:val="none" w:sz="0" w:space="0" w:color="auto"/>
              </w:divBdr>
            </w:div>
            <w:div w:id="1134906854">
              <w:marLeft w:val="0"/>
              <w:marRight w:val="0"/>
              <w:marTop w:val="0"/>
              <w:marBottom w:val="0"/>
              <w:divBdr>
                <w:top w:val="none" w:sz="0" w:space="0" w:color="auto"/>
                <w:left w:val="none" w:sz="0" w:space="0" w:color="auto"/>
                <w:bottom w:val="none" w:sz="0" w:space="0" w:color="auto"/>
                <w:right w:val="none" w:sz="0" w:space="0" w:color="auto"/>
              </w:divBdr>
            </w:div>
            <w:div w:id="1197234233">
              <w:marLeft w:val="0"/>
              <w:marRight w:val="0"/>
              <w:marTop w:val="0"/>
              <w:marBottom w:val="0"/>
              <w:divBdr>
                <w:top w:val="none" w:sz="0" w:space="0" w:color="auto"/>
                <w:left w:val="none" w:sz="0" w:space="0" w:color="auto"/>
                <w:bottom w:val="none" w:sz="0" w:space="0" w:color="auto"/>
                <w:right w:val="none" w:sz="0" w:space="0" w:color="auto"/>
              </w:divBdr>
            </w:div>
            <w:div w:id="1348554143">
              <w:marLeft w:val="0"/>
              <w:marRight w:val="0"/>
              <w:marTop w:val="0"/>
              <w:marBottom w:val="0"/>
              <w:divBdr>
                <w:top w:val="none" w:sz="0" w:space="0" w:color="auto"/>
                <w:left w:val="none" w:sz="0" w:space="0" w:color="auto"/>
                <w:bottom w:val="none" w:sz="0" w:space="0" w:color="auto"/>
                <w:right w:val="none" w:sz="0" w:space="0" w:color="auto"/>
              </w:divBdr>
            </w:div>
            <w:div w:id="1577325818">
              <w:marLeft w:val="0"/>
              <w:marRight w:val="0"/>
              <w:marTop w:val="0"/>
              <w:marBottom w:val="0"/>
              <w:divBdr>
                <w:top w:val="none" w:sz="0" w:space="0" w:color="auto"/>
                <w:left w:val="none" w:sz="0" w:space="0" w:color="auto"/>
                <w:bottom w:val="none" w:sz="0" w:space="0" w:color="auto"/>
                <w:right w:val="none" w:sz="0" w:space="0" w:color="auto"/>
              </w:divBdr>
            </w:div>
            <w:div w:id="1736780837">
              <w:marLeft w:val="0"/>
              <w:marRight w:val="0"/>
              <w:marTop w:val="0"/>
              <w:marBottom w:val="0"/>
              <w:divBdr>
                <w:top w:val="none" w:sz="0" w:space="0" w:color="auto"/>
                <w:left w:val="none" w:sz="0" w:space="0" w:color="auto"/>
                <w:bottom w:val="none" w:sz="0" w:space="0" w:color="auto"/>
                <w:right w:val="none" w:sz="0" w:space="0" w:color="auto"/>
              </w:divBdr>
            </w:div>
            <w:div w:id="1834757328">
              <w:marLeft w:val="0"/>
              <w:marRight w:val="0"/>
              <w:marTop w:val="0"/>
              <w:marBottom w:val="0"/>
              <w:divBdr>
                <w:top w:val="none" w:sz="0" w:space="0" w:color="auto"/>
                <w:left w:val="none" w:sz="0" w:space="0" w:color="auto"/>
                <w:bottom w:val="none" w:sz="0" w:space="0" w:color="auto"/>
                <w:right w:val="none" w:sz="0" w:space="0" w:color="auto"/>
              </w:divBdr>
            </w:div>
            <w:div w:id="1943292945">
              <w:marLeft w:val="0"/>
              <w:marRight w:val="0"/>
              <w:marTop w:val="0"/>
              <w:marBottom w:val="0"/>
              <w:divBdr>
                <w:top w:val="none" w:sz="0" w:space="0" w:color="auto"/>
                <w:left w:val="none" w:sz="0" w:space="0" w:color="auto"/>
                <w:bottom w:val="none" w:sz="0" w:space="0" w:color="auto"/>
                <w:right w:val="none" w:sz="0" w:space="0" w:color="auto"/>
              </w:divBdr>
            </w:div>
            <w:div w:id="201610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184274">
      <w:bodyDiv w:val="1"/>
      <w:marLeft w:val="0"/>
      <w:marRight w:val="0"/>
      <w:marTop w:val="0"/>
      <w:marBottom w:val="0"/>
      <w:divBdr>
        <w:top w:val="none" w:sz="0" w:space="0" w:color="auto"/>
        <w:left w:val="none" w:sz="0" w:space="0" w:color="auto"/>
        <w:bottom w:val="none" w:sz="0" w:space="0" w:color="auto"/>
        <w:right w:val="none" w:sz="0" w:space="0" w:color="auto"/>
      </w:divBdr>
      <w:divsChild>
        <w:div w:id="1149060366">
          <w:marLeft w:val="0"/>
          <w:marRight w:val="0"/>
          <w:marTop w:val="0"/>
          <w:marBottom w:val="0"/>
          <w:divBdr>
            <w:top w:val="none" w:sz="0" w:space="0" w:color="auto"/>
            <w:left w:val="none" w:sz="0" w:space="0" w:color="auto"/>
            <w:bottom w:val="none" w:sz="0" w:space="0" w:color="auto"/>
            <w:right w:val="none" w:sz="0" w:space="0" w:color="auto"/>
          </w:divBdr>
          <w:divsChild>
            <w:div w:id="226649784">
              <w:marLeft w:val="0"/>
              <w:marRight w:val="0"/>
              <w:marTop w:val="0"/>
              <w:marBottom w:val="0"/>
              <w:divBdr>
                <w:top w:val="none" w:sz="0" w:space="0" w:color="auto"/>
                <w:left w:val="none" w:sz="0" w:space="0" w:color="auto"/>
                <w:bottom w:val="none" w:sz="0" w:space="0" w:color="auto"/>
                <w:right w:val="none" w:sz="0" w:space="0" w:color="auto"/>
              </w:divBdr>
            </w:div>
            <w:div w:id="707341344">
              <w:marLeft w:val="0"/>
              <w:marRight w:val="0"/>
              <w:marTop w:val="0"/>
              <w:marBottom w:val="0"/>
              <w:divBdr>
                <w:top w:val="none" w:sz="0" w:space="0" w:color="auto"/>
                <w:left w:val="none" w:sz="0" w:space="0" w:color="auto"/>
                <w:bottom w:val="none" w:sz="0" w:space="0" w:color="auto"/>
                <w:right w:val="none" w:sz="0" w:space="0" w:color="auto"/>
              </w:divBdr>
            </w:div>
            <w:div w:id="1136142841">
              <w:marLeft w:val="0"/>
              <w:marRight w:val="0"/>
              <w:marTop w:val="0"/>
              <w:marBottom w:val="0"/>
              <w:divBdr>
                <w:top w:val="none" w:sz="0" w:space="0" w:color="auto"/>
                <w:left w:val="none" w:sz="0" w:space="0" w:color="auto"/>
                <w:bottom w:val="none" w:sz="0" w:space="0" w:color="auto"/>
                <w:right w:val="none" w:sz="0" w:space="0" w:color="auto"/>
              </w:divBdr>
            </w:div>
            <w:div w:id="1260797677">
              <w:marLeft w:val="0"/>
              <w:marRight w:val="0"/>
              <w:marTop w:val="0"/>
              <w:marBottom w:val="0"/>
              <w:divBdr>
                <w:top w:val="none" w:sz="0" w:space="0" w:color="auto"/>
                <w:left w:val="none" w:sz="0" w:space="0" w:color="auto"/>
                <w:bottom w:val="none" w:sz="0" w:space="0" w:color="auto"/>
                <w:right w:val="none" w:sz="0" w:space="0" w:color="auto"/>
              </w:divBdr>
            </w:div>
            <w:div w:id="1390611275">
              <w:marLeft w:val="0"/>
              <w:marRight w:val="0"/>
              <w:marTop w:val="0"/>
              <w:marBottom w:val="0"/>
              <w:divBdr>
                <w:top w:val="none" w:sz="0" w:space="0" w:color="auto"/>
                <w:left w:val="none" w:sz="0" w:space="0" w:color="auto"/>
                <w:bottom w:val="none" w:sz="0" w:space="0" w:color="auto"/>
                <w:right w:val="none" w:sz="0" w:space="0" w:color="auto"/>
              </w:divBdr>
            </w:div>
            <w:div w:id="1432628187">
              <w:marLeft w:val="0"/>
              <w:marRight w:val="0"/>
              <w:marTop w:val="0"/>
              <w:marBottom w:val="0"/>
              <w:divBdr>
                <w:top w:val="none" w:sz="0" w:space="0" w:color="auto"/>
                <w:left w:val="none" w:sz="0" w:space="0" w:color="auto"/>
                <w:bottom w:val="none" w:sz="0" w:space="0" w:color="auto"/>
                <w:right w:val="none" w:sz="0" w:space="0" w:color="auto"/>
              </w:divBdr>
            </w:div>
            <w:div w:id="1495297471">
              <w:marLeft w:val="0"/>
              <w:marRight w:val="0"/>
              <w:marTop w:val="0"/>
              <w:marBottom w:val="0"/>
              <w:divBdr>
                <w:top w:val="none" w:sz="0" w:space="0" w:color="auto"/>
                <w:left w:val="none" w:sz="0" w:space="0" w:color="auto"/>
                <w:bottom w:val="none" w:sz="0" w:space="0" w:color="auto"/>
                <w:right w:val="none" w:sz="0" w:space="0" w:color="auto"/>
              </w:divBdr>
            </w:div>
            <w:div w:id="150308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00526">
      <w:bodyDiv w:val="1"/>
      <w:marLeft w:val="0"/>
      <w:marRight w:val="0"/>
      <w:marTop w:val="0"/>
      <w:marBottom w:val="0"/>
      <w:divBdr>
        <w:top w:val="none" w:sz="0" w:space="0" w:color="auto"/>
        <w:left w:val="none" w:sz="0" w:space="0" w:color="auto"/>
        <w:bottom w:val="none" w:sz="0" w:space="0" w:color="auto"/>
        <w:right w:val="none" w:sz="0" w:space="0" w:color="auto"/>
      </w:divBdr>
      <w:divsChild>
        <w:div w:id="797840674">
          <w:marLeft w:val="0"/>
          <w:marRight w:val="0"/>
          <w:marTop w:val="0"/>
          <w:marBottom w:val="0"/>
          <w:divBdr>
            <w:top w:val="none" w:sz="0" w:space="0" w:color="auto"/>
            <w:left w:val="none" w:sz="0" w:space="0" w:color="auto"/>
            <w:bottom w:val="none" w:sz="0" w:space="0" w:color="auto"/>
            <w:right w:val="none" w:sz="0" w:space="0" w:color="auto"/>
          </w:divBdr>
          <w:divsChild>
            <w:div w:id="125693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909790">
      <w:bodyDiv w:val="1"/>
      <w:marLeft w:val="0"/>
      <w:marRight w:val="0"/>
      <w:marTop w:val="0"/>
      <w:marBottom w:val="0"/>
      <w:divBdr>
        <w:top w:val="none" w:sz="0" w:space="0" w:color="auto"/>
        <w:left w:val="none" w:sz="0" w:space="0" w:color="auto"/>
        <w:bottom w:val="none" w:sz="0" w:space="0" w:color="auto"/>
        <w:right w:val="none" w:sz="0" w:space="0" w:color="auto"/>
      </w:divBdr>
      <w:divsChild>
        <w:div w:id="414982345">
          <w:marLeft w:val="0"/>
          <w:marRight w:val="0"/>
          <w:marTop w:val="0"/>
          <w:marBottom w:val="0"/>
          <w:divBdr>
            <w:top w:val="none" w:sz="0" w:space="0" w:color="auto"/>
            <w:left w:val="none" w:sz="0" w:space="0" w:color="auto"/>
            <w:bottom w:val="none" w:sz="0" w:space="0" w:color="auto"/>
            <w:right w:val="none" w:sz="0" w:space="0" w:color="auto"/>
          </w:divBdr>
          <w:divsChild>
            <w:div w:id="10731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2917">
      <w:bodyDiv w:val="1"/>
      <w:marLeft w:val="0"/>
      <w:marRight w:val="0"/>
      <w:marTop w:val="0"/>
      <w:marBottom w:val="0"/>
      <w:divBdr>
        <w:top w:val="none" w:sz="0" w:space="0" w:color="auto"/>
        <w:left w:val="none" w:sz="0" w:space="0" w:color="auto"/>
        <w:bottom w:val="none" w:sz="0" w:space="0" w:color="auto"/>
        <w:right w:val="none" w:sz="0" w:space="0" w:color="auto"/>
      </w:divBdr>
    </w:div>
    <w:div w:id="1315796329">
      <w:bodyDiv w:val="1"/>
      <w:marLeft w:val="0"/>
      <w:marRight w:val="0"/>
      <w:marTop w:val="0"/>
      <w:marBottom w:val="0"/>
      <w:divBdr>
        <w:top w:val="none" w:sz="0" w:space="0" w:color="auto"/>
        <w:left w:val="none" w:sz="0" w:space="0" w:color="auto"/>
        <w:bottom w:val="none" w:sz="0" w:space="0" w:color="auto"/>
        <w:right w:val="none" w:sz="0" w:space="0" w:color="auto"/>
      </w:divBdr>
      <w:divsChild>
        <w:div w:id="2125072703">
          <w:marLeft w:val="0"/>
          <w:marRight w:val="0"/>
          <w:marTop w:val="0"/>
          <w:marBottom w:val="0"/>
          <w:divBdr>
            <w:top w:val="none" w:sz="0" w:space="0" w:color="auto"/>
            <w:left w:val="none" w:sz="0" w:space="0" w:color="auto"/>
            <w:bottom w:val="none" w:sz="0" w:space="0" w:color="auto"/>
            <w:right w:val="none" w:sz="0" w:space="0" w:color="auto"/>
          </w:divBdr>
          <w:divsChild>
            <w:div w:id="102699275">
              <w:marLeft w:val="0"/>
              <w:marRight w:val="0"/>
              <w:marTop w:val="0"/>
              <w:marBottom w:val="0"/>
              <w:divBdr>
                <w:top w:val="none" w:sz="0" w:space="0" w:color="auto"/>
                <w:left w:val="none" w:sz="0" w:space="0" w:color="auto"/>
                <w:bottom w:val="none" w:sz="0" w:space="0" w:color="auto"/>
                <w:right w:val="none" w:sz="0" w:space="0" w:color="auto"/>
              </w:divBdr>
            </w:div>
            <w:div w:id="353264215">
              <w:marLeft w:val="0"/>
              <w:marRight w:val="0"/>
              <w:marTop w:val="0"/>
              <w:marBottom w:val="0"/>
              <w:divBdr>
                <w:top w:val="none" w:sz="0" w:space="0" w:color="auto"/>
                <w:left w:val="none" w:sz="0" w:space="0" w:color="auto"/>
                <w:bottom w:val="none" w:sz="0" w:space="0" w:color="auto"/>
                <w:right w:val="none" w:sz="0" w:space="0" w:color="auto"/>
              </w:divBdr>
            </w:div>
            <w:div w:id="577708674">
              <w:marLeft w:val="0"/>
              <w:marRight w:val="0"/>
              <w:marTop w:val="0"/>
              <w:marBottom w:val="0"/>
              <w:divBdr>
                <w:top w:val="none" w:sz="0" w:space="0" w:color="auto"/>
                <w:left w:val="none" w:sz="0" w:space="0" w:color="auto"/>
                <w:bottom w:val="none" w:sz="0" w:space="0" w:color="auto"/>
                <w:right w:val="none" w:sz="0" w:space="0" w:color="auto"/>
              </w:divBdr>
            </w:div>
            <w:div w:id="769351842">
              <w:marLeft w:val="0"/>
              <w:marRight w:val="0"/>
              <w:marTop w:val="0"/>
              <w:marBottom w:val="0"/>
              <w:divBdr>
                <w:top w:val="none" w:sz="0" w:space="0" w:color="auto"/>
                <w:left w:val="none" w:sz="0" w:space="0" w:color="auto"/>
                <w:bottom w:val="none" w:sz="0" w:space="0" w:color="auto"/>
                <w:right w:val="none" w:sz="0" w:space="0" w:color="auto"/>
              </w:divBdr>
            </w:div>
            <w:div w:id="779178666">
              <w:marLeft w:val="0"/>
              <w:marRight w:val="0"/>
              <w:marTop w:val="0"/>
              <w:marBottom w:val="0"/>
              <w:divBdr>
                <w:top w:val="none" w:sz="0" w:space="0" w:color="auto"/>
                <w:left w:val="none" w:sz="0" w:space="0" w:color="auto"/>
                <w:bottom w:val="none" w:sz="0" w:space="0" w:color="auto"/>
                <w:right w:val="none" w:sz="0" w:space="0" w:color="auto"/>
              </w:divBdr>
            </w:div>
            <w:div w:id="1138230746">
              <w:marLeft w:val="0"/>
              <w:marRight w:val="0"/>
              <w:marTop w:val="0"/>
              <w:marBottom w:val="0"/>
              <w:divBdr>
                <w:top w:val="none" w:sz="0" w:space="0" w:color="auto"/>
                <w:left w:val="none" w:sz="0" w:space="0" w:color="auto"/>
                <w:bottom w:val="none" w:sz="0" w:space="0" w:color="auto"/>
                <w:right w:val="none" w:sz="0" w:space="0" w:color="auto"/>
              </w:divBdr>
            </w:div>
            <w:div w:id="1510873216">
              <w:marLeft w:val="0"/>
              <w:marRight w:val="0"/>
              <w:marTop w:val="0"/>
              <w:marBottom w:val="0"/>
              <w:divBdr>
                <w:top w:val="none" w:sz="0" w:space="0" w:color="auto"/>
                <w:left w:val="none" w:sz="0" w:space="0" w:color="auto"/>
                <w:bottom w:val="none" w:sz="0" w:space="0" w:color="auto"/>
                <w:right w:val="none" w:sz="0" w:space="0" w:color="auto"/>
              </w:divBdr>
            </w:div>
            <w:div w:id="1561557388">
              <w:marLeft w:val="0"/>
              <w:marRight w:val="0"/>
              <w:marTop w:val="0"/>
              <w:marBottom w:val="0"/>
              <w:divBdr>
                <w:top w:val="none" w:sz="0" w:space="0" w:color="auto"/>
                <w:left w:val="none" w:sz="0" w:space="0" w:color="auto"/>
                <w:bottom w:val="none" w:sz="0" w:space="0" w:color="auto"/>
                <w:right w:val="none" w:sz="0" w:space="0" w:color="auto"/>
              </w:divBdr>
            </w:div>
            <w:div w:id="1670326818">
              <w:marLeft w:val="0"/>
              <w:marRight w:val="0"/>
              <w:marTop w:val="0"/>
              <w:marBottom w:val="0"/>
              <w:divBdr>
                <w:top w:val="none" w:sz="0" w:space="0" w:color="auto"/>
                <w:left w:val="none" w:sz="0" w:space="0" w:color="auto"/>
                <w:bottom w:val="none" w:sz="0" w:space="0" w:color="auto"/>
                <w:right w:val="none" w:sz="0" w:space="0" w:color="auto"/>
              </w:divBdr>
            </w:div>
            <w:div w:id="1670595432">
              <w:marLeft w:val="0"/>
              <w:marRight w:val="0"/>
              <w:marTop w:val="0"/>
              <w:marBottom w:val="0"/>
              <w:divBdr>
                <w:top w:val="none" w:sz="0" w:space="0" w:color="auto"/>
                <w:left w:val="none" w:sz="0" w:space="0" w:color="auto"/>
                <w:bottom w:val="none" w:sz="0" w:space="0" w:color="auto"/>
                <w:right w:val="none" w:sz="0" w:space="0" w:color="auto"/>
              </w:divBdr>
            </w:div>
            <w:div w:id="1952861396">
              <w:marLeft w:val="0"/>
              <w:marRight w:val="0"/>
              <w:marTop w:val="0"/>
              <w:marBottom w:val="0"/>
              <w:divBdr>
                <w:top w:val="none" w:sz="0" w:space="0" w:color="auto"/>
                <w:left w:val="none" w:sz="0" w:space="0" w:color="auto"/>
                <w:bottom w:val="none" w:sz="0" w:space="0" w:color="auto"/>
                <w:right w:val="none" w:sz="0" w:space="0" w:color="auto"/>
              </w:divBdr>
            </w:div>
            <w:div w:id="2001082187">
              <w:marLeft w:val="0"/>
              <w:marRight w:val="0"/>
              <w:marTop w:val="0"/>
              <w:marBottom w:val="0"/>
              <w:divBdr>
                <w:top w:val="none" w:sz="0" w:space="0" w:color="auto"/>
                <w:left w:val="none" w:sz="0" w:space="0" w:color="auto"/>
                <w:bottom w:val="none" w:sz="0" w:space="0" w:color="auto"/>
                <w:right w:val="none" w:sz="0" w:space="0" w:color="auto"/>
              </w:divBdr>
            </w:div>
            <w:div w:id="2006780479">
              <w:marLeft w:val="0"/>
              <w:marRight w:val="0"/>
              <w:marTop w:val="0"/>
              <w:marBottom w:val="0"/>
              <w:divBdr>
                <w:top w:val="none" w:sz="0" w:space="0" w:color="auto"/>
                <w:left w:val="none" w:sz="0" w:space="0" w:color="auto"/>
                <w:bottom w:val="none" w:sz="0" w:space="0" w:color="auto"/>
                <w:right w:val="none" w:sz="0" w:space="0" w:color="auto"/>
              </w:divBdr>
            </w:div>
            <w:div w:id="208741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48548">
      <w:bodyDiv w:val="1"/>
      <w:marLeft w:val="0"/>
      <w:marRight w:val="0"/>
      <w:marTop w:val="0"/>
      <w:marBottom w:val="0"/>
      <w:divBdr>
        <w:top w:val="none" w:sz="0" w:space="0" w:color="auto"/>
        <w:left w:val="none" w:sz="0" w:space="0" w:color="auto"/>
        <w:bottom w:val="none" w:sz="0" w:space="0" w:color="auto"/>
        <w:right w:val="none" w:sz="0" w:space="0" w:color="auto"/>
      </w:divBdr>
    </w:div>
    <w:div w:id="1662588191">
      <w:bodyDiv w:val="1"/>
      <w:marLeft w:val="0"/>
      <w:marRight w:val="0"/>
      <w:marTop w:val="0"/>
      <w:marBottom w:val="0"/>
      <w:divBdr>
        <w:top w:val="none" w:sz="0" w:space="0" w:color="auto"/>
        <w:left w:val="none" w:sz="0" w:space="0" w:color="auto"/>
        <w:bottom w:val="none" w:sz="0" w:space="0" w:color="auto"/>
        <w:right w:val="none" w:sz="0" w:space="0" w:color="auto"/>
      </w:divBdr>
    </w:div>
    <w:div w:id="1717269447">
      <w:bodyDiv w:val="1"/>
      <w:marLeft w:val="0"/>
      <w:marRight w:val="0"/>
      <w:marTop w:val="0"/>
      <w:marBottom w:val="0"/>
      <w:divBdr>
        <w:top w:val="none" w:sz="0" w:space="0" w:color="auto"/>
        <w:left w:val="none" w:sz="0" w:space="0" w:color="auto"/>
        <w:bottom w:val="none" w:sz="0" w:space="0" w:color="auto"/>
        <w:right w:val="none" w:sz="0" w:space="0" w:color="auto"/>
      </w:divBdr>
    </w:div>
    <w:div w:id="1985544792">
      <w:bodyDiv w:val="1"/>
      <w:marLeft w:val="0"/>
      <w:marRight w:val="0"/>
      <w:marTop w:val="0"/>
      <w:marBottom w:val="0"/>
      <w:divBdr>
        <w:top w:val="none" w:sz="0" w:space="0" w:color="auto"/>
        <w:left w:val="none" w:sz="0" w:space="0" w:color="auto"/>
        <w:bottom w:val="none" w:sz="0" w:space="0" w:color="auto"/>
        <w:right w:val="none" w:sz="0" w:space="0" w:color="auto"/>
      </w:divBdr>
      <w:divsChild>
        <w:div w:id="1506243091">
          <w:marLeft w:val="0"/>
          <w:marRight w:val="0"/>
          <w:marTop w:val="0"/>
          <w:marBottom w:val="0"/>
          <w:divBdr>
            <w:top w:val="none" w:sz="0" w:space="0" w:color="auto"/>
            <w:left w:val="none" w:sz="0" w:space="0" w:color="auto"/>
            <w:bottom w:val="none" w:sz="0" w:space="0" w:color="auto"/>
            <w:right w:val="none" w:sz="0" w:space="0" w:color="auto"/>
          </w:divBdr>
          <w:divsChild>
            <w:div w:id="106387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147544">
      <w:bodyDiv w:val="1"/>
      <w:marLeft w:val="0"/>
      <w:marRight w:val="0"/>
      <w:marTop w:val="0"/>
      <w:marBottom w:val="0"/>
      <w:divBdr>
        <w:top w:val="none" w:sz="0" w:space="0" w:color="auto"/>
        <w:left w:val="none" w:sz="0" w:space="0" w:color="auto"/>
        <w:bottom w:val="none" w:sz="0" w:space="0" w:color="auto"/>
        <w:right w:val="none" w:sz="0" w:space="0" w:color="auto"/>
      </w:divBdr>
      <w:divsChild>
        <w:div w:id="1712803969">
          <w:marLeft w:val="0"/>
          <w:marRight w:val="0"/>
          <w:marTop w:val="0"/>
          <w:marBottom w:val="0"/>
          <w:divBdr>
            <w:top w:val="none" w:sz="0" w:space="0" w:color="auto"/>
            <w:left w:val="none" w:sz="0" w:space="0" w:color="auto"/>
            <w:bottom w:val="none" w:sz="0" w:space="0" w:color="auto"/>
            <w:right w:val="none" w:sz="0" w:space="0" w:color="auto"/>
          </w:divBdr>
          <w:divsChild>
            <w:div w:id="77680974">
              <w:marLeft w:val="0"/>
              <w:marRight w:val="0"/>
              <w:marTop w:val="0"/>
              <w:marBottom w:val="0"/>
              <w:divBdr>
                <w:top w:val="none" w:sz="0" w:space="0" w:color="auto"/>
                <w:left w:val="none" w:sz="0" w:space="0" w:color="auto"/>
                <w:bottom w:val="none" w:sz="0" w:space="0" w:color="auto"/>
                <w:right w:val="none" w:sz="0" w:space="0" w:color="auto"/>
              </w:divBdr>
            </w:div>
            <w:div w:id="121459690">
              <w:marLeft w:val="0"/>
              <w:marRight w:val="0"/>
              <w:marTop w:val="0"/>
              <w:marBottom w:val="0"/>
              <w:divBdr>
                <w:top w:val="none" w:sz="0" w:space="0" w:color="auto"/>
                <w:left w:val="none" w:sz="0" w:space="0" w:color="auto"/>
                <w:bottom w:val="none" w:sz="0" w:space="0" w:color="auto"/>
                <w:right w:val="none" w:sz="0" w:space="0" w:color="auto"/>
              </w:divBdr>
            </w:div>
            <w:div w:id="413867283">
              <w:marLeft w:val="0"/>
              <w:marRight w:val="0"/>
              <w:marTop w:val="0"/>
              <w:marBottom w:val="0"/>
              <w:divBdr>
                <w:top w:val="none" w:sz="0" w:space="0" w:color="auto"/>
                <w:left w:val="none" w:sz="0" w:space="0" w:color="auto"/>
                <w:bottom w:val="none" w:sz="0" w:space="0" w:color="auto"/>
                <w:right w:val="none" w:sz="0" w:space="0" w:color="auto"/>
              </w:divBdr>
            </w:div>
            <w:div w:id="557210463">
              <w:marLeft w:val="0"/>
              <w:marRight w:val="0"/>
              <w:marTop w:val="0"/>
              <w:marBottom w:val="0"/>
              <w:divBdr>
                <w:top w:val="none" w:sz="0" w:space="0" w:color="auto"/>
                <w:left w:val="none" w:sz="0" w:space="0" w:color="auto"/>
                <w:bottom w:val="none" w:sz="0" w:space="0" w:color="auto"/>
                <w:right w:val="none" w:sz="0" w:space="0" w:color="auto"/>
              </w:divBdr>
            </w:div>
            <w:div w:id="743533103">
              <w:marLeft w:val="0"/>
              <w:marRight w:val="0"/>
              <w:marTop w:val="0"/>
              <w:marBottom w:val="0"/>
              <w:divBdr>
                <w:top w:val="none" w:sz="0" w:space="0" w:color="auto"/>
                <w:left w:val="none" w:sz="0" w:space="0" w:color="auto"/>
                <w:bottom w:val="none" w:sz="0" w:space="0" w:color="auto"/>
                <w:right w:val="none" w:sz="0" w:space="0" w:color="auto"/>
              </w:divBdr>
            </w:div>
            <w:div w:id="746222407">
              <w:marLeft w:val="0"/>
              <w:marRight w:val="0"/>
              <w:marTop w:val="0"/>
              <w:marBottom w:val="0"/>
              <w:divBdr>
                <w:top w:val="none" w:sz="0" w:space="0" w:color="auto"/>
                <w:left w:val="none" w:sz="0" w:space="0" w:color="auto"/>
                <w:bottom w:val="none" w:sz="0" w:space="0" w:color="auto"/>
                <w:right w:val="none" w:sz="0" w:space="0" w:color="auto"/>
              </w:divBdr>
            </w:div>
            <w:div w:id="767118217">
              <w:marLeft w:val="0"/>
              <w:marRight w:val="0"/>
              <w:marTop w:val="0"/>
              <w:marBottom w:val="0"/>
              <w:divBdr>
                <w:top w:val="none" w:sz="0" w:space="0" w:color="auto"/>
                <w:left w:val="none" w:sz="0" w:space="0" w:color="auto"/>
                <w:bottom w:val="none" w:sz="0" w:space="0" w:color="auto"/>
                <w:right w:val="none" w:sz="0" w:space="0" w:color="auto"/>
              </w:divBdr>
            </w:div>
            <w:div w:id="853953742">
              <w:marLeft w:val="0"/>
              <w:marRight w:val="0"/>
              <w:marTop w:val="0"/>
              <w:marBottom w:val="0"/>
              <w:divBdr>
                <w:top w:val="none" w:sz="0" w:space="0" w:color="auto"/>
                <w:left w:val="none" w:sz="0" w:space="0" w:color="auto"/>
                <w:bottom w:val="none" w:sz="0" w:space="0" w:color="auto"/>
                <w:right w:val="none" w:sz="0" w:space="0" w:color="auto"/>
              </w:divBdr>
            </w:div>
            <w:div w:id="1051004947">
              <w:marLeft w:val="0"/>
              <w:marRight w:val="0"/>
              <w:marTop w:val="0"/>
              <w:marBottom w:val="0"/>
              <w:divBdr>
                <w:top w:val="none" w:sz="0" w:space="0" w:color="auto"/>
                <w:left w:val="none" w:sz="0" w:space="0" w:color="auto"/>
                <w:bottom w:val="none" w:sz="0" w:space="0" w:color="auto"/>
                <w:right w:val="none" w:sz="0" w:space="0" w:color="auto"/>
              </w:divBdr>
            </w:div>
            <w:div w:id="1051923094">
              <w:marLeft w:val="0"/>
              <w:marRight w:val="0"/>
              <w:marTop w:val="0"/>
              <w:marBottom w:val="0"/>
              <w:divBdr>
                <w:top w:val="none" w:sz="0" w:space="0" w:color="auto"/>
                <w:left w:val="none" w:sz="0" w:space="0" w:color="auto"/>
                <w:bottom w:val="none" w:sz="0" w:space="0" w:color="auto"/>
                <w:right w:val="none" w:sz="0" w:space="0" w:color="auto"/>
              </w:divBdr>
            </w:div>
            <w:div w:id="1144740189">
              <w:marLeft w:val="0"/>
              <w:marRight w:val="0"/>
              <w:marTop w:val="0"/>
              <w:marBottom w:val="0"/>
              <w:divBdr>
                <w:top w:val="none" w:sz="0" w:space="0" w:color="auto"/>
                <w:left w:val="none" w:sz="0" w:space="0" w:color="auto"/>
                <w:bottom w:val="none" w:sz="0" w:space="0" w:color="auto"/>
                <w:right w:val="none" w:sz="0" w:space="0" w:color="auto"/>
              </w:divBdr>
            </w:div>
            <w:div w:id="1169102076">
              <w:marLeft w:val="0"/>
              <w:marRight w:val="0"/>
              <w:marTop w:val="0"/>
              <w:marBottom w:val="0"/>
              <w:divBdr>
                <w:top w:val="none" w:sz="0" w:space="0" w:color="auto"/>
                <w:left w:val="none" w:sz="0" w:space="0" w:color="auto"/>
                <w:bottom w:val="none" w:sz="0" w:space="0" w:color="auto"/>
                <w:right w:val="none" w:sz="0" w:space="0" w:color="auto"/>
              </w:divBdr>
            </w:div>
            <w:div w:id="1586915668">
              <w:marLeft w:val="0"/>
              <w:marRight w:val="0"/>
              <w:marTop w:val="0"/>
              <w:marBottom w:val="0"/>
              <w:divBdr>
                <w:top w:val="none" w:sz="0" w:space="0" w:color="auto"/>
                <w:left w:val="none" w:sz="0" w:space="0" w:color="auto"/>
                <w:bottom w:val="none" w:sz="0" w:space="0" w:color="auto"/>
                <w:right w:val="none" w:sz="0" w:space="0" w:color="auto"/>
              </w:divBdr>
            </w:div>
            <w:div w:id="1727139315">
              <w:marLeft w:val="0"/>
              <w:marRight w:val="0"/>
              <w:marTop w:val="0"/>
              <w:marBottom w:val="0"/>
              <w:divBdr>
                <w:top w:val="none" w:sz="0" w:space="0" w:color="auto"/>
                <w:left w:val="none" w:sz="0" w:space="0" w:color="auto"/>
                <w:bottom w:val="none" w:sz="0" w:space="0" w:color="auto"/>
                <w:right w:val="none" w:sz="0" w:space="0" w:color="auto"/>
              </w:divBdr>
            </w:div>
            <w:div w:id="1917353217">
              <w:marLeft w:val="0"/>
              <w:marRight w:val="0"/>
              <w:marTop w:val="0"/>
              <w:marBottom w:val="0"/>
              <w:divBdr>
                <w:top w:val="none" w:sz="0" w:space="0" w:color="auto"/>
                <w:left w:val="none" w:sz="0" w:space="0" w:color="auto"/>
                <w:bottom w:val="none" w:sz="0" w:space="0" w:color="auto"/>
                <w:right w:val="none" w:sz="0" w:space="0" w:color="auto"/>
              </w:divBdr>
            </w:div>
            <w:div w:id="1975871813">
              <w:marLeft w:val="0"/>
              <w:marRight w:val="0"/>
              <w:marTop w:val="0"/>
              <w:marBottom w:val="0"/>
              <w:divBdr>
                <w:top w:val="none" w:sz="0" w:space="0" w:color="auto"/>
                <w:left w:val="none" w:sz="0" w:space="0" w:color="auto"/>
                <w:bottom w:val="none" w:sz="0" w:space="0" w:color="auto"/>
                <w:right w:val="none" w:sz="0" w:space="0" w:color="auto"/>
              </w:divBdr>
            </w:div>
            <w:div w:id="19886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1996">
      <w:bodyDiv w:val="1"/>
      <w:marLeft w:val="0"/>
      <w:marRight w:val="0"/>
      <w:marTop w:val="0"/>
      <w:marBottom w:val="0"/>
      <w:divBdr>
        <w:top w:val="none" w:sz="0" w:space="0" w:color="auto"/>
        <w:left w:val="none" w:sz="0" w:space="0" w:color="auto"/>
        <w:bottom w:val="none" w:sz="0" w:space="0" w:color="auto"/>
        <w:right w:val="none" w:sz="0" w:space="0" w:color="auto"/>
      </w:divBdr>
      <w:divsChild>
        <w:div w:id="1451900579">
          <w:marLeft w:val="0"/>
          <w:marRight w:val="0"/>
          <w:marTop w:val="0"/>
          <w:marBottom w:val="0"/>
          <w:divBdr>
            <w:top w:val="none" w:sz="0" w:space="0" w:color="auto"/>
            <w:left w:val="none" w:sz="0" w:space="0" w:color="auto"/>
            <w:bottom w:val="none" w:sz="0" w:space="0" w:color="auto"/>
            <w:right w:val="none" w:sz="0" w:space="0" w:color="auto"/>
          </w:divBdr>
          <w:divsChild>
            <w:div w:id="102461266">
              <w:marLeft w:val="0"/>
              <w:marRight w:val="0"/>
              <w:marTop w:val="0"/>
              <w:marBottom w:val="0"/>
              <w:divBdr>
                <w:top w:val="none" w:sz="0" w:space="0" w:color="auto"/>
                <w:left w:val="none" w:sz="0" w:space="0" w:color="auto"/>
                <w:bottom w:val="none" w:sz="0" w:space="0" w:color="auto"/>
                <w:right w:val="none" w:sz="0" w:space="0" w:color="auto"/>
              </w:divBdr>
            </w:div>
            <w:div w:id="246623379">
              <w:marLeft w:val="0"/>
              <w:marRight w:val="0"/>
              <w:marTop w:val="0"/>
              <w:marBottom w:val="0"/>
              <w:divBdr>
                <w:top w:val="none" w:sz="0" w:space="0" w:color="auto"/>
                <w:left w:val="none" w:sz="0" w:space="0" w:color="auto"/>
                <w:bottom w:val="none" w:sz="0" w:space="0" w:color="auto"/>
                <w:right w:val="none" w:sz="0" w:space="0" w:color="auto"/>
              </w:divBdr>
            </w:div>
            <w:div w:id="320354172">
              <w:marLeft w:val="0"/>
              <w:marRight w:val="0"/>
              <w:marTop w:val="0"/>
              <w:marBottom w:val="0"/>
              <w:divBdr>
                <w:top w:val="none" w:sz="0" w:space="0" w:color="auto"/>
                <w:left w:val="none" w:sz="0" w:space="0" w:color="auto"/>
                <w:bottom w:val="none" w:sz="0" w:space="0" w:color="auto"/>
                <w:right w:val="none" w:sz="0" w:space="0" w:color="auto"/>
              </w:divBdr>
            </w:div>
            <w:div w:id="394863191">
              <w:marLeft w:val="0"/>
              <w:marRight w:val="0"/>
              <w:marTop w:val="0"/>
              <w:marBottom w:val="0"/>
              <w:divBdr>
                <w:top w:val="none" w:sz="0" w:space="0" w:color="auto"/>
                <w:left w:val="none" w:sz="0" w:space="0" w:color="auto"/>
                <w:bottom w:val="none" w:sz="0" w:space="0" w:color="auto"/>
                <w:right w:val="none" w:sz="0" w:space="0" w:color="auto"/>
              </w:divBdr>
            </w:div>
            <w:div w:id="615720916">
              <w:marLeft w:val="0"/>
              <w:marRight w:val="0"/>
              <w:marTop w:val="0"/>
              <w:marBottom w:val="0"/>
              <w:divBdr>
                <w:top w:val="none" w:sz="0" w:space="0" w:color="auto"/>
                <w:left w:val="none" w:sz="0" w:space="0" w:color="auto"/>
                <w:bottom w:val="none" w:sz="0" w:space="0" w:color="auto"/>
                <w:right w:val="none" w:sz="0" w:space="0" w:color="auto"/>
              </w:divBdr>
            </w:div>
            <w:div w:id="969745811">
              <w:marLeft w:val="0"/>
              <w:marRight w:val="0"/>
              <w:marTop w:val="0"/>
              <w:marBottom w:val="0"/>
              <w:divBdr>
                <w:top w:val="none" w:sz="0" w:space="0" w:color="auto"/>
                <w:left w:val="none" w:sz="0" w:space="0" w:color="auto"/>
                <w:bottom w:val="none" w:sz="0" w:space="0" w:color="auto"/>
                <w:right w:val="none" w:sz="0" w:space="0" w:color="auto"/>
              </w:divBdr>
            </w:div>
            <w:div w:id="1918783085">
              <w:marLeft w:val="0"/>
              <w:marRight w:val="0"/>
              <w:marTop w:val="0"/>
              <w:marBottom w:val="0"/>
              <w:divBdr>
                <w:top w:val="none" w:sz="0" w:space="0" w:color="auto"/>
                <w:left w:val="none" w:sz="0" w:space="0" w:color="auto"/>
                <w:bottom w:val="none" w:sz="0" w:space="0" w:color="auto"/>
                <w:right w:val="none" w:sz="0" w:space="0" w:color="auto"/>
              </w:divBdr>
            </w:div>
            <w:div w:id="210765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00278">
      <w:bodyDiv w:val="1"/>
      <w:marLeft w:val="0"/>
      <w:marRight w:val="0"/>
      <w:marTop w:val="0"/>
      <w:marBottom w:val="0"/>
      <w:divBdr>
        <w:top w:val="none" w:sz="0" w:space="0" w:color="auto"/>
        <w:left w:val="none" w:sz="0" w:space="0" w:color="auto"/>
        <w:bottom w:val="none" w:sz="0" w:space="0" w:color="auto"/>
        <w:right w:val="none" w:sz="0" w:space="0" w:color="auto"/>
      </w:divBdr>
      <w:divsChild>
        <w:div w:id="1356955243">
          <w:marLeft w:val="0"/>
          <w:marRight w:val="0"/>
          <w:marTop w:val="0"/>
          <w:marBottom w:val="0"/>
          <w:divBdr>
            <w:top w:val="none" w:sz="0" w:space="0" w:color="auto"/>
            <w:left w:val="none" w:sz="0" w:space="0" w:color="auto"/>
            <w:bottom w:val="none" w:sz="0" w:space="0" w:color="auto"/>
            <w:right w:val="none" w:sz="0" w:space="0" w:color="auto"/>
          </w:divBdr>
          <w:divsChild>
            <w:div w:id="25722181">
              <w:marLeft w:val="0"/>
              <w:marRight w:val="0"/>
              <w:marTop w:val="0"/>
              <w:marBottom w:val="0"/>
              <w:divBdr>
                <w:top w:val="none" w:sz="0" w:space="0" w:color="auto"/>
                <w:left w:val="none" w:sz="0" w:space="0" w:color="auto"/>
                <w:bottom w:val="none" w:sz="0" w:space="0" w:color="auto"/>
                <w:right w:val="none" w:sz="0" w:space="0" w:color="auto"/>
              </w:divBdr>
            </w:div>
            <w:div w:id="199629185">
              <w:marLeft w:val="0"/>
              <w:marRight w:val="0"/>
              <w:marTop w:val="0"/>
              <w:marBottom w:val="0"/>
              <w:divBdr>
                <w:top w:val="none" w:sz="0" w:space="0" w:color="auto"/>
                <w:left w:val="none" w:sz="0" w:space="0" w:color="auto"/>
                <w:bottom w:val="none" w:sz="0" w:space="0" w:color="auto"/>
                <w:right w:val="none" w:sz="0" w:space="0" w:color="auto"/>
              </w:divBdr>
            </w:div>
            <w:div w:id="498156254">
              <w:marLeft w:val="0"/>
              <w:marRight w:val="0"/>
              <w:marTop w:val="0"/>
              <w:marBottom w:val="0"/>
              <w:divBdr>
                <w:top w:val="none" w:sz="0" w:space="0" w:color="auto"/>
                <w:left w:val="none" w:sz="0" w:space="0" w:color="auto"/>
                <w:bottom w:val="none" w:sz="0" w:space="0" w:color="auto"/>
                <w:right w:val="none" w:sz="0" w:space="0" w:color="auto"/>
              </w:divBdr>
            </w:div>
            <w:div w:id="896017630">
              <w:marLeft w:val="0"/>
              <w:marRight w:val="0"/>
              <w:marTop w:val="0"/>
              <w:marBottom w:val="0"/>
              <w:divBdr>
                <w:top w:val="none" w:sz="0" w:space="0" w:color="auto"/>
                <w:left w:val="none" w:sz="0" w:space="0" w:color="auto"/>
                <w:bottom w:val="none" w:sz="0" w:space="0" w:color="auto"/>
                <w:right w:val="none" w:sz="0" w:space="0" w:color="auto"/>
              </w:divBdr>
            </w:div>
            <w:div w:id="1248688907">
              <w:marLeft w:val="0"/>
              <w:marRight w:val="0"/>
              <w:marTop w:val="0"/>
              <w:marBottom w:val="0"/>
              <w:divBdr>
                <w:top w:val="none" w:sz="0" w:space="0" w:color="auto"/>
                <w:left w:val="none" w:sz="0" w:space="0" w:color="auto"/>
                <w:bottom w:val="none" w:sz="0" w:space="0" w:color="auto"/>
                <w:right w:val="none" w:sz="0" w:space="0" w:color="auto"/>
              </w:divBdr>
            </w:div>
            <w:div w:id="1307515018">
              <w:marLeft w:val="0"/>
              <w:marRight w:val="0"/>
              <w:marTop w:val="0"/>
              <w:marBottom w:val="0"/>
              <w:divBdr>
                <w:top w:val="none" w:sz="0" w:space="0" w:color="auto"/>
                <w:left w:val="none" w:sz="0" w:space="0" w:color="auto"/>
                <w:bottom w:val="none" w:sz="0" w:space="0" w:color="auto"/>
                <w:right w:val="none" w:sz="0" w:space="0" w:color="auto"/>
              </w:divBdr>
            </w:div>
            <w:div w:id="1326274705">
              <w:marLeft w:val="0"/>
              <w:marRight w:val="0"/>
              <w:marTop w:val="0"/>
              <w:marBottom w:val="0"/>
              <w:divBdr>
                <w:top w:val="none" w:sz="0" w:space="0" w:color="auto"/>
                <w:left w:val="none" w:sz="0" w:space="0" w:color="auto"/>
                <w:bottom w:val="none" w:sz="0" w:space="0" w:color="auto"/>
                <w:right w:val="none" w:sz="0" w:space="0" w:color="auto"/>
              </w:divBdr>
            </w:div>
            <w:div w:id="1360351883">
              <w:marLeft w:val="0"/>
              <w:marRight w:val="0"/>
              <w:marTop w:val="0"/>
              <w:marBottom w:val="0"/>
              <w:divBdr>
                <w:top w:val="none" w:sz="0" w:space="0" w:color="auto"/>
                <w:left w:val="none" w:sz="0" w:space="0" w:color="auto"/>
                <w:bottom w:val="none" w:sz="0" w:space="0" w:color="auto"/>
                <w:right w:val="none" w:sz="0" w:space="0" w:color="auto"/>
              </w:divBdr>
            </w:div>
            <w:div w:id="1510221664">
              <w:marLeft w:val="0"/>
              <w:marRight w:val="0"/>
              <w:marTop w:val="0"/>
              <w:marBottom w:val="0"/>
              <w:divBdr>
                <w:top w:val="none" w:sz="0" w:space="0" w:color="auto"/>
                <w:left w:val="none" w:sz="0" w:space="0" w:color="auto"/>
                <w:bottom w:val="none" w:sz="0" w:space="0" w:color="auto"/>
                <w:right w:val="none" w:sz="0" w:space="0" w:color="auto"/>
              </w:divBdr>
            </w:div>
            <w:div w:id="1589195088">
              <w:marLeft w:val="0"/>
              <w:marRight w:val="0"/>
              <w:marTop w:val="0"/>
              <w:marBottom w:val="0"/>
              <w:divBdr>
                <w:top w:val="none" w:sz="0" w:space="0" w:color="auto"/>
                <w:left w:val="none" w:sz="0" w:space="0" w:color="auto"/>
                <w:bottom w:val="none" w:sz="0" w:space="0" w:color="auto"/>
                <w:right w:val="none" w:sz="0" w:space="0" w:color="auto"/>
              </w:divBdr>
            </w:div>
            <w:div w:id="1607620019">
              <w:marLeft w:val="0"/>
              <w:marRight w:val="0"/>
              <w:marTop w:val="0"/>
              <w:marBottom w:val="0"/>
              <w:divBdr>
                <w:top w:val="none" w:sz="0" w:space="0" w:color="auto"/>
                <w:left w:val="none" w:sz="0" w:space="0" w:color="auto"/>
                <w:bottom w:val="none" w:sz="0" w:space="0" w:color="auto"/>
                <w:right w:val="none" w:sz="0" w:space="0" w:color="auto"/>
              </w:divBdr>
            </w:div>
            <w:div w:id="1649478846">
              <w:marLeft w:val="0"/>
              <w:marRight w:val="0"/>
              <w:marTop w:val="0"/>
              <w:marBottom w:val="0"/>
              <w:divBdr>
                <w:top w:val="none" w:sz="0" w:space="0" w:color="auto"/>
                <w:left w:val="none" w:sz="0" w:space="0" w:color="auto"/>
                <w:bottom w:val="none" w:sz="0" w:space="0" w:color="auto"/>
                <w:right w:val="none" w:sz="0" w:space="0" w:color="auto"/>
              </w:divBdr>
            </w:div>
            <w:div w:id="1655335965">
              <w:marLeft w:val="0"/>
              <w:marRight w:val="0"/>
              <w:marTop w:val="0"/>
              <w:marBottom w:val="0"/>
              <w:divBdr>
                <w:top w:val="none" w:sz="0" w:space="0" w:color="auto"/>
                <w:left w:val="none" w:sz="0" w:space="0" w:color="auto"/>
                <w:bottom w:val="none" w:sz="0" w:space="0" w:color="auto"/>
                <w:right w:val="none" w:sz="0" w:space="0" w:color="auto"/>
              </w:divBdr>
            </w:div>
            <w:div w:id="1693723651">
              <w:marLeft w:val="0"/>
              <w:marRight w:val="0"/>
              <w:marTop w:val="0"/>
              <w:marBottom w:val="0"/>
              <w:divBdr>
                <w:top w:val="none" w:sz="0" w:space="0" w:color="auto"/>
                <w:left w:val="none" w:sz="0" w:space="0" w:color="auto"/>
                <w:bottom w:val="none" w:sz="0" w:space="0" w:color="auto"/>
                <w:right w:val="none" w:sz="0" w:space="0" w:color="auto"/>
              </w:divBdr>
            </w:div>
            <w:div w:id="1861429757">
              <w:marLeft w:val="0"/>
              <w:marRight w:val="0"/>
              <w:marTop w:val="0"/>
              <w:marBottom w:val="0"/>
              <w:divBdr>
                <w:top w:val="none" w:sz="0" w:space="0" w:color="auto"/>
                <w:left w:val="none" w:sz="0" w:space="0" w:color="auto"/>
                <w:bottom w:val="none" w:sz="0" w:space="0" w:color="auto"/>
                <w:right w:val="none" w:sz="0" w:space="0" w:color="auto"/>
              </w:divBdr>
            </w:div>
            <w:div w:id="1914504722">
              <w:marLeft w:val="0"/>
              <w:marRight w:val="0"/>
              <w:marTop w:val="0"/>
              <w:marBottom w:val="0"/>
              <w:divBdr>
                <w:top w:val="none" w:sz="0" w:space="0" w:color="auto"/>
                <w:left w:val="none" w:sz="0" w:space="0" w:color="auto"/>
                <w:bottom w:val="none" w:sz="0" w:space="0" w:color="auto"/>
                <w:right w:val="none" w:sz="0" w:space="0" w:color="auto"/>
              </w:divBdr>
            </w:div>
            <w:div w:id="1926912506">
              <w:marLeft w:val="0"/>
              <w:marRight w:val="0"/>
              <w:marTop w:val="0"/>
              <w:marBottom w:val="0"/>
              <w:divBdr>
                <w:top w:val="none" w:sz="0" w:space="0" w:color="auto"/>
                <w:left w:val="none" w:sz="0" w:space="0" w:color="auto"/>
                <w:bottom w:val="none" w:sz="0" w:space="0" w:color="auto"/>
                <w:right w:val="none" w:sz="0" w:space="0" w:color="auto"/>
              </w:divBdr>
            </w:div>
            <w:div w:id="2039696075">
              <w:marLeft w:val="0"/>
              <w:marRight w:val="0"/>
              <w:marTop w:val="0"/>
              <w:marBottom w:val="0"/>
              <w:divBdr>
                <w:top w:val="none" w:sz="0" w:space="0" w:color="auto"/>
                <w:left w:val="none" w:sz="0" w:space="0" w:color="auto"/>
                <w:bottom w:val="none" w:sz="0" w:space="0" w:color="auto"/>
                <w:right w:val="none" w:sz="0" w:space="0" w:color="auto"/>
              </w:divBdr>
            </w:div>
            <w:div w:id="206059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uk.wikipedia.org/wiki/%D0%9C%D0%B0%D1%8F%D1%82%D0%BD%D0%B8%D0%BA" TargetMode="External"/><Relationship Id="rId18" Type="http://schemas.openxmlformats.org/officeDocument/2006/relationships/image" Target="media/image5.png"/><Relationship Id="rId26" Type="http://schemas.microsoft.com/office/2007/relationships/hdphoto" Target="media/hdphoto2.wdp"/><Relationship Id="rId39" Type="http://schemas.openxmlformats.org/officeDocument/2006/relationships/image" Target="media/image16.png"/><Relationship Id="rId21" Type="http://schemas.openxmlformats.org/officeDocument/2006/relationships/image" Target="media/image7.wmf"/><Relationship Id="rId34" Type="http://schemas.microsoft.com/office/2007/relationships/hdphoto" Target="media/hdphoto4.wdp"/><Relationship Id="rId42" Type="http://schemas.openxmlformats.org/officeDocument/2006/relationships/image" Target="media/image18.png"/><Relationship Id="rId47" Type="http://schemas.openxmlformats.org/officeDocument/2006/relationships/hyperlink" Target="http://kabfiz-roippo.at.ua/Seminar/Book_AVV.pdf" TargetMode="External"/><Relationship Id="rId50" Type="http://schemas.openxmlformats.org/officeDocument/2006/relationships/hyperlink" Target="https://www.youtube.com/watch?v=Rr-5HiXquhw&amp;t=807s"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1.wmf"/><Relationship Id="rId11" Type="http://schemas.openxmlformats.org/officeDocument/2006/relationships/hyperlink" Target="https://uk.wikipedia.org/wiki/%D0%95%D0%BD%D0%B5%D1%80%D0%B3%D1%96%D1%8F" TargetMode="External"/><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image" Target="media/image15.png"/><Relationship Id="rId40" Type="http://schemas.microsoft.com/office/2007/relationships/hdphoto" Target="media/hdphoto7.wdp"/><Relationship Id="rId45" Type="http://schemas.openxmlformats.org/officeDocument/2006/relationships/hyperlink" Target="http://enpuir.npu.edu.ua/bitstream/123456789/25425/1/26.pdf&#1054;.&#1030;"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uk.wikipedia.org/wiki/%D0%97%D0%B2%D0%B8%D1%87%D0%B0%D0%B9%D0%BD%D1%96_%D0%B4%D0%B8%D1%84%D0%B5%D1%80%D0%B5%D0%BD%D1%86%D1%96%D0%B0%D0%BB%D1%8C%D0%BD%D1%96_%D1%80%D1%96%D0%B2%D0%BD%D1%8F%D0%BD%D0%BD%D1%8F" TargetMode="External"/><Relationship Id="rId19" Type="http://schemas.openxmlformats.org/officeDocument/2006/relationships/image" Target="media/image6.png"/><Relationship Id="rId31" Type="http://schemas.openxmlformats.org/officeDocument/2006/relationships/image" Target="media/image12.wmf"/><Relationship Id="rId44" Type="http://schemas.openxmlformats.org/officeDocument/2006/relationships/oleObject" Target="embeddings/oleObject5.bin"/><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uk.wikipedia.org/wiki/%D0%A4%D1%96%D0%B7%D0%B8%D1%87%D0%BD%D0%B8%D0%B9_%D0%BC%D0%B0%D1%8F%D1%82%D0%BD%D0%B8%D0%BA" TargetMode="External"/><Relationship Id="rId22" Type="http://schemas.openxmlformats.org/officeDocument/2006/relationships/oleObject" Target="embeddings/oleObject1.bin"/><Relationship Id="rId27" Type="http://schemas.openxmlformats.org/officeDocument/2006/relationships/image" Target="media/image10.png"/><Relationship Id="rId30" Type="http://schemas.openxmlformats.org/officeDocument/2006/relationships/oleObject" Target="embeddings/oleObject3.bin"/><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yperlink" Target="https://uk.wikipedia.org/wiki/%D0%9F%D0%BE%D0%B4%D0%B2%D1%96%D0%B9%D0%BD%D0%B8%D0%B9_%D0%BC%D0%B0%D1%8F%D1%82%D0%BD%D0%B8%D0%BA" TargetMode="External"/><Relationship Id="rId8" Type="http://schemas.openxmlformats.org/officeDocument/2006/relationships/hyperlink" Target="https://uk.wikipedia.org/wiki/%D0%A1%D0%B8%D0%BB%D0%B0_%D1%82%D0%B5%D1%80%D1%82%D1%8F" TargetMode="Externa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uk.wikipedia.org/wiki/%D0%A2%D0%B5%D0%BE%D1%80%D1%96%D1%8F_%D1%85%D0%B0%D0%BE%D1%81%D1%83" TargetMode="Externa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3.png"/><Relationship Id="rId38" Type="http://schemas.microsoft.com/office/2007/relationships/hdphoto" Target="media/hdphoto6.wdp"/><Relationship Id="rId46" Type="http://schemas.openxmlformats.org/officeDocument/2006/relationships/hyperlink" Target="https://sites.google.com/site/navcalnapraktikakitvoin/lekciie/lekcia-1" TargetMode="External"/><Relationship Id="rId20" Type="http://schemas.microsoft.com/office/2007/relationships/hdphoto" Target="media/hdphoto1.wdp"/><Relationship Id="rId41" Type="http://schemas.openxmlformats.org/officeDocument/2006/relationships/image" Target="media/image17.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8.wmf"/><Relationship Id="rId28" Type="http://schemas.microsoft.com/office/2007/relationships/hdphoto" Target="media/hdphoto3.wdp"/><Relationship Id="rId36" Type="http://schemas.microsoft.com/office/2007/relationships/hdphoto" Target="media/hdphoto5.wdp"/><Relationship Id="rId49" Type="http://schemas.openxmlformats.org/officeDocument/2006/relationships/hyperlink" Target="https://www.youtube.com/watch?v=uWzPe_S-RVE203s"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5436-7A53-424A-A520-157094ACAD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4845</TotalTime>
  <Pages>27</Pages>
  <Words>17109</Words>
  <Characters>9753</Characters>
  <Application>Microsoft Office Word</Application>
  <DocSecurity>0</DocSecurity>
  <Lines>81</Lines>
  <Paragraphs>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Касіянчук_Іванна</cp:lastModifiedBy>
  <cp:revision>3</cp:revision>
  <dcterms:created xsi:type="dcterms:W3CDTF">2021-05-23T17:32:00Z</dcterms:created>
  <dcterms:modified xsi:type="dcterms:W3CDTF">2022-05-24T13:10:00Z</dcterms:modified>
</cp:coreProperties>
</file>